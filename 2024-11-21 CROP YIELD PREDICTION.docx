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8E085" w14:textId="77777777" w:rsidR="00A034E9" w:rsidRPr="00F12449" w:rsidRDefault="6487A6F1" w:rsidP="00A034E9">
      <w:pPr>
        <w:pStyle w:val="Heading1"/>
        <w:spacing w:before="0" w:after="0" w:line="240" w:lineRule="auto"/>
        <w:rPr>
          <w:color w:val="FFFFFF" w:themeColor="background1"/>
        </w:rPr>
      </w:pPr>
      <w:bookmarkStart w:id="0" w:name="_Toc171686362"/>
      <w:bookmarkStart w:id="1" w:name="_Hlk111216081"/>
      <w:bookmarkStart w:id="2" w:name="_Toc183076588"/>
      <w:r w:rsidRPr="00F12449">
        <w:rPr>
          <w:color w:val="FFFFFF" w:themeColor="background1"/>
        </w:rPr>
        <w:t>Title Page</w:t>
      </w:r>
      <w:bookmarkEnd w:id="0"/>
      <w:bookmarkEnd w:id="2"/>
    </w:p>
    <w:commentRangeStart w:id="3"/>
    <w:p w14:paraId="07AFB999" w14:textId="1520A4A8" w:rsidR="00142CC8" w:rsidRPr="00F12449" w:rsidRDefault="00000000" w:rsidP="00142CC8">
      <w:pPr>
        <w:spacing w:before="0" w:after="0" w:line="360" w:lineRule="auto"/>
        <w:ind w:firstLine="0"/>
        <w:jc w:val="center"/>
        <w:rPr>
          <w:b/>
          <w:bCs/>
          <w:color w:val="000000"/>
          <w:sz w:val="36"/>
          <w:szCs w:val="36"/>
        </w:rPr>
      </w:pPr>
      <w:sdt>
        <w:sdtPr>
          <w:rPr>
            <w:b/>
            <w:bCs/>
            <w:color w:val="000000"/>
            <w:sz w:val="36"/>
            <w:szCs w:val="36"/>
          </w:rPr>
          <w:alias w:val="Title"/>
          <w:tag w:val=""/>
          <w:id w:val="-1057850685"/>
          <w:placeholder>
            <w:docPart w:val="4CE64D12DDA846FF872486319C38C765"/>
          </w:placeholder>
          <w:dataBinding w:prefixMappings="xmlns:ns0='http://purl.org/dc/elements/1.1/' xmlns:ns1='http://schemas.openxmlformats.org/package/2006/metadata/core-properties' " w:xpath="/ns1:coreProperties[1]/ns0:title[1]" w:storeItemID="{6C3C8BC8-F283-45AE-878A-BAB7291924A1}"/>
          <w:text/>
        </w:sdtPr>
        <w:sdtContent>
          <w:r w:rsidR="00B72B7F" w:rsidRPr="00F12449">
            <w:rPr>
              <w:b/>
              <w:bCs/>
              <w:color w:val="000000"/>
              <w:sz w:val="36"/>
              <w:szCs w:val="36"/>
            </w:rPr>
            <w:t>Long-Term</w:t>
          </w:r>
          <w:r w:rsidR="00D8532E">
            <w:rPr>
              <w:b/>
              <w:bCs/>
              <w:color w:val="000000"/>
              <w:sz w:val="36"/>
              <w:szCs w:val="36"/>
            </w:rPr>
            <w:t xml:space="preserve"> Palay and Corn</w:t>
          </w:r>
          <w:r w:rsidR="00B72B7F" w:rsidRPr="00F12449">
            <w:rPr>
              <w:b/>
              <w:bCs/>
              <w:color w:val="000000"/>
              <w:sz w:val="36"/>
              <w:szCs w:val="36"/>
            </w:rPr>
            <w:t xml:space="preserve"> Crop</w:t>
          </w:r>
          <w:r w:rsidR="005B34B7">
            <w:rPr>
              <w:b/>
              <w:bCs/>
              <w:color w:val="000000"/>
              <w:sz w:val="36"/>
              <w:szCs w:val="36"/>
            </w:rPr>
            <w:t xml:space="preserve"> Yield </w:t>
          </w:r>
          <w:r w:rsidR="00B72B7F" w:rsidRPr="00F12449">
            <w:rPr>
              <w:b/>
              <w:bCs/>
              <w:color w:val="000000"/>
              <w:sz w:val="36"/>
              <w:szCs w:val="36"/>
            </w:rPr>
            <w:t>Forecasting in</w:t>
          </w:r>
          <w:r w:rsidR="00D8532E">
            <w:rPr>
              <w:b/>
              <w:bCs/>
              <w:color w:val="000000"/>
              <w:sz w:val="36"/>
              <w:szCs w:val="36"/>
            </w:rPr>
            <w:t xml:space="preserve"> the Philippines</w:t>
          </w:r>
          <w:r w:rsidR="00B72B7F" w:rsidRPr="00F12449">
            <w:rPr>
              <w:b/>
              <w:bCs/>
              <w:color w:val="000000"/>
              <w:sz w:val="36"/>
              <w:szCs w:val="36"/>
            </w:rPr>
            <w:t xml:space="preserve"> Using Machine Learning</w:t>
          </w:r>
        </w:sdtContent>
      </w:sdt>
      <w:commentRangeEnd w:id="3"/>
      <w:r w:rsidR="00400DBC" w:rsidRPr="00F12449">
        <w:rPr>
          <w:rStyle w:val="CommentReference"/>
        </w:rPr>
        <w:commentReference w:id="3"/>
      </w:r>
    </w:p>
    <w:p w14:paraId="7B6FD8AD" w14:textId="77777777" w:rsidR="00142CC8" w:rsidRPr="00F12449" w:rsidRDefault="00142CC8" w:rsidP="00142CC8">
      <w:pPr>
        <w:spacing w:before="0" w:after="0" w:line="360" w:lineRule="auto"/>
        <w:ind w:firstLine="0"/>
        <w:jc w:val="center"/>
        <w:rPr>
          <w:b/>
          <w:bCs/>
          <w:sz w:val="28"/>
          <w:szCs w:val="28"/>
        </w:rPr>
      </w:pPr>
    </w:p>
    <w:p w14:paraId="0CD86A99" w14:textId="77777777" w:rsidR="00142CC8" w:rsidRPr="00F12449" w:rsidRDefault="00142CC8" w:rsidP="00142CC8">
      <w:pPr>
        <w:spacing w:before="0" w:after="0" w:line="360" w:lineRule="auto"/>
        <w:ind w:firstLine="0"/>
        <w:jc w:val="center"/>
        <w:rPr>
          <w:b/>
          <w:bCs/>
          <w:sz w:val="28"/>
          <w:szCs w:val="28"/>
        </w:rPr>
      </w:pPr>
    </w:p>
    <w:p w14:paraId="657E2BE6" w14:textId="77777777" w:rsidR="00142CC8" w:rsidRPr="00F12449" w:rsidRDefault="00142CC8" w:rsidP="00142CC8">
      <w:pPr>
        <w:spacing w:before="0" w:after="0" w:line="360" w:lineRule="auto"/>
        <w:ind w:firstLine="0"/>
        <w:jc w:val="center"/>
        <w:rPr>
          <w:b/>
          <w:bCs/>
          <w:sz w:val="28"/>
          <w:szCs w:val="28"/>
        </w:rPr>
      </w:pPr>
      <w:r w:rsidRPr="00F12449">
        <w:rPr>
          <w:b/>
          <w:noProof/>
          <w:sz w:val="28"/>
          <w:szCs w:val="28"/>
        </w:rPr>
        <w:drawing>
          <wp:inline distT="0" distB="0" distL="0" distR="0" wp14:anchorId="0D03B7D0" wp14:editId="62AF66C7">
            <wp:extent cx="2307590" cy="3037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7590" cy="3037205"/>
                    </a:xfrm>
                    <a:prstGeom prst="rect">
                      <a:avLst/>
                    </a:prstGeom>
                    <a:noFill/>
                    <a:ln>
                      <a:noFill/>
                    </a:ln>
                  </pic:spPr>
                </pic:pic>
              </a:graphicData>
            </a:graphic>
          </wp:inline>
        </w:drawing>
      </w:r>
    </w:p>
    <w:p w14:paraId="3466F8DD" w14:textId="77777777" w:rsidR="00142CC8" w:rsidRPr="00F12449" w:rsidRDefault="00142CC8" w:rsidP="00142CC8">
      <w:pPr>
        <w:spacing w:before="0" w:after="0" w:line="360" w:lineRule="auto"/>
        <w:ind w:firstLine="0"/>
        <w:jc w:val="center"/>
        <w:rPr>
          <w:b/>
          <w:bCs/>
          <w:sz w:val="28"/>
          <w:szCs w:val="28"/>
        </w:rPr>
      </w:pPr>
    </w:p>
    <w:p w14:paraId="6D65F5BF" w14:textId="77777777" w:rsidR="00142CC8" w:rsidRPr="00F12449" w:rsidRDefault="00142CC8" w:rsidP="00142CC8">
      <w:pPr>
        <w:spacing w:before="0" w:after="0" w:line="360" w:lineRule="auto"/>
        <w:ind w:firstLine="0"/>
        <w:jc w:val="center"/>
        <w:rPr>
          <w:b/>
          <w:bCs/>
          <w:sz w:val="24"/>
        </w:rPr>
      </w:pPr>
    </w:p>
    <w:p w14:paraId="7B919AD1" w14:textId="77777777" w:rsidR="00142CC8" w:rsidRPr="00F12449" w:rsidRDefault="00142CC8" w:rsidP="00142CC8">
      <w:pPr>
        <w:spacing w:before="0" w:after="0" w:line="360" w:lineRule="auto"/>
        <w:ind w:firstLine="0"/>
        <w:jc w:val="center"/>
        <w:rPr>
          <w:b/>
          <w:bCs/>
          <w:sz w:val="24"/>
        </w:rPr>
      </w:pPr>
    </w:p>
    <w:p w14:paraId="7063DA8A" w14:textId="77777777" w:rsidR="009B122E" w:rsidRPr="00F12449" w:rsidRDefault="009B122E" w:rsidP="00142CC8">
      <w:pPr>
        <w:spacing w:before="0" w:after="0" w:line="360" w:lineRule="auto"/>
        <w:ind w:firstLine="0"/>
        <w:jc w:val="center"/>
        <w:rPr>
          <w:b/>
          <w:bCs/>
          <w:sz w:val="24"/>
        </w:rPr>
      </w:pPr>
    </w:p>
    <w:p w14:paraId="1BED3CA3" w14:textId="77777777" w:rsidR="00142CC8" w:rsidRPr="00F12449" w:rsidRDefault="00142CC8" w:rsidP="00142CC8">
      <w:pPr>
        <w:spacing w:before="0" w:after="0" w:line="360" w:lineRule="auto"/>
        <w:ind w:firstLine="0"/>
        <w:jc w:val="center"/>
        <w:rPr>
          <w:b/>
          <w:bCs/>
          <w:color w:val="000000"/>
          <w:sz w:val="24"/>
        </w:rPr>
      </w:pPr>
    </w:p>
    <w:p w14:paraId="7C9023AE" w14:textId="53D38565" w:rsidR="00142CC8" w:rsidRPr="00F12449" w:rsidRDefault="00E13CD6" w:rsidP="00142CC8">
      <w:pPr>
        <w:spacing w:before="0" w:after="0" w:line="360" w:lineRule="auto"/>
        <w:ind w:firstLine="0"/>
        <w:jc w:val="center"/>
        <w:rPr>
          <w:b/>
          <w:bCs/>
          <w:color w:val="000000"/>
          <w:sz w:val="24"/>
        </w:rPr>
      </w:pPr>
      <w:r w:rsidRPr="00F12449">
        <w:rPr>
          <w:b/>
          <w:bCs/>
          <w:color w:val="000000"/>
          <w:sz w:val="24"/>
        </w:rPr>
        <w:t>HAROLD R. TACASTACAS</w:t>
      </w:r>
    </w:p>
    <w:p w14:paraId="40B5CC10" w14:textId="77777777" w:rsidR="00B62D30" w:rsidRPr="00F12449" w:rsidRDefault="00B62D30" w:rsidP="00142CC8">
      <w:pPr>
        <w:spacing w:before="0" w:after="0" w:line="360" w:lineRule="auto"/>
        <w:ind w:firstLine="0"/>
        <w:jc w:val="center"/>
        <w:rPr>
          <w:b/>
          <w:bCs/>
          <w:color w:val="000000"/>
          <w:sz w:val="24"/>
        </w:rPr>
      </w:pPr>
    </w:p>
    <w:p w14:paraId="19625369" w14:textId="77777777" w:rsidR="00142CC8" w:rsidRPr="00F12449" w:rsidRDefault="00142CC8" w:rsidP="00142CC8">
      <w:pPr>
        <w:spacing w:before="0" w:after="0" w:line="360" w:lineRule="auto"/>
        <w:ind w:firstLine="0"/>
        <w:jc w:val="center"/>
        <w:rPr>
          <w:b/>
          <w:bCs/>
          <w:color w:val="000000"/>
          <w:sz w:val="24"/>
        </w:rPr>
      </w:pPr>
    </w:p>
    <w:p w14:paraId="6C26B590" w14:textId="3C2AF18C" w:rsidR="00142CC8" w:rsidRPr="00F12449" w:rsidRDefault="00E13CD6" w:rsidP="00142CC8">
      <w:pPr>
        <w:spacing w:before="0" w:after="160" w:line="360" w:lineRule="auto"/>
        <w:ind w:firstLine="0"/>
        <w:jc w:val="center"/>
        <w:rPr>
          <w:b/>
          <w:bCs/>
          <w:color w:val="000000"/>
          <w:sz w:val="24"/>
        </w:rPr>
      </w:pPr>
      <w:r w:rsidRPr="00F12449">
        <w:rPr>
          <w:b/>
          <w:bCs/>
          <w:color w:val="000000"/>
          <w:sz w:val="24"/>
        </w:rPr>
        <w:t>July 2024</w:t>
      </w:r>
    </w:p>
    <w:p w14:paraId="24104E06" w14:textId="77777777" w:rsidR="00142CC8" w:rsidRPr="00F12449" w:rsidRDefault="00142CC8">
      <w:pPr>
        <w:rPr>
          <w:b/>
          <w:bCs/>
          <w:color w:val="000000"/>
          <w:sz w:val="24"/>
        </w:rPr>
      </w:pPr>
      <w:r w:rsidRPr="00F12449">
        <w:rPr>
          <w:b/>
          <w:bCs/>
          <w:color w:val="000000"/>
          <w:sz w:val="24"/>
        </w:rPr>
        <w:br w:type="page"/>
      </w:r>
    </w:p>
    <w:p w14:paraId="3B933792" w14:textId="77777777" w:rsidR="00DC5785" w:rsidRPr="00F12449" w:rsidRDefault="00DC5785" w:rsidP="00EF46A6">
      <w:pPr>
        <w:ind w:firstLine="0"/>
        <w:sectPr w:rsidR="00DC5785" w:rsidRPr="00F12449" w:rsidSect="00FE183A">
          <w:headerReference w:type="default" r:id="rId13"/>
          <w:footerReference w:type="default" r:id="rId14"/>
          <w:type w:val="continuous"/>
          <w:pgSz w:w="11906" w:h="16838" w:code="9"/>
          <w:pgMar w:top="1440" w:right="1440" w:bottom="1440" w:left="1440" w:header="720" w:footer="720" w:gutter="720"/>
          <w:pgNumType w:fmt="lowerRoman"/>
          <w:cols w:space="720"/>
          <w:titlePg/>
          <w:docGrid w:linePitch="326"/>
        </w:sectPr>
      </w:pPr>
    </w:p>
    <w:p w14:paraId="6BE82C1E" w14:textId="77777777" w:rsidR="001C5113" w:rsidRPr="00E4190F" w:rsidRDefault="001C5113" w:rsidP="001C5113">
      <w:pPr>
        <w:pStyle w:val="Heading1"/>
        <w:spacing w:after="0" w:line="240" w:lineRule="auto"/>
        <w:rPr>
          <w:b/>
          <w:caps/>
        </w:rPr>
      </w:pPr>
      <w:bookmarkStart w:id="4" w:name="_Hlk107400827"/>
      <w:bookmarkStart w:id="5" w:name="_Hlk111707609"/>
      <w:bookmarkStart w:id="6" w:name="_Toc96111923"/>
      <w:bookmarkStart w:id="7" w:name="_Toc171686366"/>
      <w:bookmarkStart w:id="8" w:name="_Toc183076589"/>
      <w:r w:rsidRPr="6487A6F1">
        <w:rPr>
          <w:b/>
          <w:caps/>
        </w:rPr>
        <w:lastRenderedPageBreak/>
        <w:t>Approval Sheet</w:t>
      </w:r>
      <w:bookmarkEnd w:id="8"/>
    </w:p>
    <w:bookmarkEnd w:id="4"/>
    <w:p w14:paraId="44F16DEA" w14:textId="26517B17" w:rsidR="001C5113" w:rsidRPr="00994077" w:rsidRDefault="001C5113" w:rsidP="001C5113">
      <w:pPr>
        <w:widowControl w:val="0"/>
        <w:spacing w:before="0" w:after="0" w:line="240" w:lineRule="auto"/>
        <w:ind w:right="15" w:firstLine="0"/>
        <w:rPr>
          <w:b/>
          <w:color w:val="000000"/>
          <w:szCs w:val="23"/>
        </w:rPr>
      </w:pPr>
      <w:r w:rsidRPr="00994077">
        <w:rPr>
          <w:bCs/>
          <w:color w:val="000000"/>
          <w:szCs w:val="23"/>
        </w:rPr>
        <w:t xml:space="preserve">This </w:t>
      </w:r>
      <w:r>
        <w:rPr>
          <w:bCs/>
          <w:color w:val="000000"/>
          <w:szCs w:val="23"/>
        </w:rPr>
        <w:t>thesis</w:t>
      </w:r>
      <w:r w:rsidRPr="00994077">
        <w:rPr>
          <w:bCs/>
          <w:color w:val="000000"/>
          <w:szCs w:val="23"/>
        </w:rPr>
        <w:t xml:space="preserve"> entitled “</w:t>
      </w:r>
      <w:sdt>
        <w:sdtPr>
          <w:rPr>
            <w:b/>
            <w:color w:val="000000"/>
            <w:szCs w:val="23"/>
          </w:rPr>
          <w:alias w:val="Title"/>
          <w:tag w:val=""/>
          <w:id w:val="1208693005"/>
          <w:placeholder>
            <w:docPart w:val="91DFC3AE4EFF470C96F8A446A56C2266"/>
          </w:placeholder>
          <w:dataBinding w:prefixMappings="xmlns:ns0='http://purl.org/dc/elements/1.1/' xmlns:ns1='http://schemas.openxmlformats.org/package/2006/metadata/core-properties' " w:xpath="/ns1:coreProperties[1]/ns0:title[1]" w:storeItemID="{6C3C8BC8-F283-45AE-878A-BAB7291924A1}"/>
          <w:text/>
        </w:sdtPr>
        <w:sdtContent>
          <w:r>
            <w:rPr>
              <w:b/>
              <w:color w:val="000000"/>
              <w:szCs w:val="23"/>
            </w:rPr>
            <w:t>Long-Term Palay and Corn Crop Yield Forecasting in the Philippines Using Machine Learning</w:t>
          </w:r>
        </w:sdtContent>
      </w:sdt>
      <w:r w:rsidRPr="00994077">
        <w:rPr>
          <w:b/>
          <w:color w:val="000000"/>
          <w:szCs w:val="23"/>
        </w:rPr>
        <w:t xml:space="preserve">” </w:t>
      </w:r>
      <w:r w:rsidRPr="00994077">
        <w:rPr>
          <w:bCs/>
          <w:color w:val="000000"/>
          <w:szCs w:val="23"/>
        </w:rPr>
        <w:t>prepared and submitted by</w:t>
      </w:r>
      <w:r>
        <w:rPr>
          <w:b/>
          <w:color w:val="000000"/>
          <w:szCs w:val="23"/>
        </w:rPr>
        <w:t xml:space="preserve"> HAROLD R. TACASTACAS</w:t>
      </w:r>
      <w:r w:rsidRPr="00994077">
        <w:rPr>
          <w:b/>
          <w:color w:val="000000"/>
          <w:szCs w:val="23"/>
        </w:rPr>
        <w:t xml:space="preserve"> </w:t>
      </w:r>
      <w:r w:rsidRPr="00994077">
        <w:rPr>
          <w:bCs/>
          <w:color w:val="000000"/>
          <w:szCs w:val="23"/>
        </w:rPr>
        <w:t xml:space="preserve">in partial fulfillment of the requirements for the degree of </w:t>
      </w:r>
      <w:r>
        <w:rPr>
          <w:b/>
          <w:color w:val="000000"/>
          <w:szCs w:val="23"/>
        </w:rPr>
        <w:t>Bachelor of Science in Computer Science</w:t>
      </w:r>
      <w:r w:rsidRPr="00994077">
        <w:rPr>
          <w:b/>
          <w:color w:val="000000"/>
          <w:szCs w:val="23"/>
        </w:rPr>
        <w:t xml:space="preserve"> </w:t>
      </w:r>
      <w:r w:rsidRPr="00994077">
        <w:rPr>
          <w:bCs/>
          <w:color w:val="000000"/>
          <w:szCs w:val="23"/>
        </w:rPr>
        <w:t>has been examined and recommended for acceptance and approval for ORAL EXAMINATION.</w:t>
      </w:r>
    </w:p>
    <w:p w14:paraId="7D127CF3" w14:textId="5DA063E1" w:rsidR="001C5113" w:rsidRPr="00994077" w:rsidRDefault="001C5113" w:rsidP="001C5113">
      <w:pPr>
        <w:widowControl w:val="0"/>
        <w:spacing w:after="480" w:line="240" w:lineRule="auto"/>
        <w:ind w:right="14" w:firstLine="0"/>
        <w:jc w:val="center"/>
        <w:rPr>
          <w:b/>
          <w:color w:val="000000"/>
          <w:szCs w:val="23"/>
        </w:rPr>
      </w:pPr>
      <w:r w:rsidRPr="00994077">
        <w:rPr>
          <w:bCs/>
          <w:color w:val="000000"/>
          <w:szCs w:val="23"/>
        </w:rPr>
        <w:t xml:space="preserve">DEFENSE </w:t>
      </w:r>
      <w:r>
        <w:rPr>
          <w:bCs/>
          <w:color w:val="000000"/>
          <w:szCs w:val="23"/>
        </w:rPr>
        <w:t>COMMITTEE</w:t>
      </w:r>
    </w:p>
    <w:p w14:paraId="49507967" w14:textId="77777777" w:rsidR="001C5113" w:rsidRPr="00994077" w:rsidRDefault="001C5113" w:rsidP="001C5113">
      <w:pPr>
        <w:pStyle w:val="NoSpacing"/>
        <w:spacing w:line="240" w:lineRule="auto"/>
        <w:jc w:val="center"/>
        <w:rPr>
          <w:szCs w:val="23"/>
        </w:rPr>
      </w:pPr>
      <w:r w:rsidRPr="00994077">
        <w:rPr>
          <w:color w:val="050505"/>
          <w:szCs w:val="23"/>
          <w:u w:val="single"/>
        </w:rPr>
        <w:t>MR. EARL PETER J. GANGOSO</w:t>
      </w:r>
      <w:r w:rsidRPr="00994077">
        <w:rPr>
          <w:szCs w:val="23"/>
          <w:u w:val="single"/>
        </w:rPr>
        <w:br/>
      </w:r>
      <w:r w:rsidRPr="00994077">
        <w:rPr>
          <w:szCs w:val="23"/>
        </w:rPr>
        <w:t>Adviser</w:t>
      </w:r>
    </w:p>
    <w:p w14:paraId="2F4E3977" w14:textId="77777777" w:rsidR="001C5113" w:rsidRPr="00994077" w:rsidRDefault="001C5113" w:rsidP="001C5113">
      <w:pPr>
        <w:pStyle w:val="NoSpacing"/>
        <w:jc w:val="center"/>
        <w:rPr>
          <w:b/>
          <w:szCs w:val="23"/>
        </w:rPr>
      </w:pPr>
    </w:p>
    <w:tbl>
      <w:tblPr>
        <w:tblW w:w="512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154"/>
        <w:gridCol w:w="4351"/>
      </w:tblGrid>
      <w:tr w:rsidR="001C5113" w:rsidRPr="00994077" w14:paraId="78A9F5E9" w14:textId="77777777" w:rsidTr="00986466">
        <w:trPr>
          <w:trHeight w:val="1097"/>
        </w:trPr>
        <w:tc>
          <w:tcPr>
            <w:tcW w:w="2442" w:type="pct"/>
            <w:tcBorders>
              <w:top w:val="nil"/>
              <w:left w:val="nil"/>
              <w:bottom w:val="nil"/>
              <w:right w:val="nil"/>
            </w:tcBorders>
            <w:tcMar>
              <w:top w:w="100" w:type="dxa"/>
              <w:left w:w="100" w:type="dxa"/>
              <w:bottom w:w="100" w:type="dxa"/>
              <w:right w:w="100" w:type="dxa"/>
            </w:tcMar>
            <w:hideMark/>
          </w:tcPr>
          <w:p w14:paraId="66FF43EC" w14:textId="77777777" w:rsidR="001C5113" w:rsidRPr="00994077" w:rsidRDefault="001C5113" w:rsidP="00986466">
            <w:pPr>
              <w:pStyle w:val="NoSpacing"/>
              <w:spacing w:line="276" w:lineRule="auto"/>
              <w:jc w:val="center"/>
              <w:rPr>
                <w:color w:val="050505"/>
                <w:szCs w:val="23"/>
                <w:u w:val="single"/>
              </w:rPr>
            </w:pPr>
            <w:r w:rsidRPr="00994077">
              <w:rPr>
                <w:color w:val="050505"/>
                <w:szCs w:val="23"/>
                <w:u w:val="single"/>
              </w:rPr>
              <w:t>MS. JENETH M. HORNEJAS, MBA</w:t>
            </w:r>
            <w:r w:rsidRPr="00994077">
              <w:rPr>
                <w:color w:val="050505"/>
                <w:szCs w:val="23"/>
                <w:u w:val="single"/>
              </w:rPr>
              <w:br/>
            </w:r>
            <w:r w:rsidRPr="00994077">
              <w:rPr>
                <w:szCs w:val="23"/>
              </w:rPr>
              <w:t>Member</w:t>
            </w:r>
          </w:p>
        </w:tc>
        <w:tc>
          <w:tcPr>
            <w:tcW w:w="2558" w:type="pct"/>
            <w:tcBorders>
              <w:top w:val="nil"/>
              <w:left w:val="nil"/>
              <w:bottom w:val="nil"/>
              <w:right w:val="nil"/>
            </w:tcBorders>
            <w:tcMar>
              <w:top w:w="100" w:type="dxa"/>
              <w:left w:w="100" w:type="dxa"/>
              <w:bottom w:w="100" w:type="dxa"/>
              <w:right w:w="100" w:type="dxa"/>
            </w:tcMar>
            <w:hideMark/>
          </w:tcPr>
          <w:p w14:paraId="69DDAFB1" w14:textId="77777777" w:rsidR="001C5113" w:rsidRPr="00994077" w:rsidRDefault="001C5113" w:rsidP="00986466">
            <w:pPr>
              <w:pStyle w:val="NoSpacing"/>
              <w:spacing w:line="276" w:lineRule="auto"/>
              <w:jc w:val="center"/>
              <w:rPr>
                <w:szCs w:val="23"/>
              </w:rPr>
            </w:pPr>
            <w:r w:rsidRPr="00994077">
              <w:rPr>
                <w:szCs w:val="23"/>
                <w:u w:val="single"/>
              </w:rPr>
              <w:t>MR. HONIMAR C. PANGANIBAN, MSIT</w:t>
            </w:r>
            <w:r w:rsidRPr="00994077">
              <w:rPr>
                <w:szCs w:val="23"/>
              </w:rPr>
              <w:br/>
              <w:t>Member</w:t>
            </w:r>
          </w:p>
        </w:tc>
      </w:tr>
      <w:tr w:rsidR="001C5113" w:rsidRPr="00994077" w14:paraId="082992AE" w14:textId="77777777" w:rsidTr="00986466">
        <w:trPr>
          <w:trHeight w:val="1095"/>
        </w:trPr>
        <w:tc>
          <w:tcPr>
            <w:tcW w:w="2442" w:type="pct"/>
            <w:tcBorders>
              <w:top w:val="nil"/>
              <w:left w:val="nil"/>
              <w:bottom w:val="nil"/>
              <w:right w:val="nil"/>
            </w:tcBorders>
            <w:tcMar>
              <w:top w:w="100" w:type="dxa"/>
              <w:left w:w="100" w:type="dxa"/>
              <w:bottom w:w="100" w:type="dxa"/>
              <w:right w:w="100" w:type="dxa"/>
            </w:tcMar>
            <w:hideMark/>
          </w:tcPr>
          <w:p w14:paraId="2B4BD8F7" w14:textId="77777777" w:rsidR="001C5113" w:rsidRPr="00994077" w:rsidRDefault="001C5113" w:rsidP="00986466">
            <w:pPr>
              <w:pStyle w:val="NoSpacing"/>
              <w:spacing w:line="276" w:lineRule="auto"/>
              <w:jc w:val="center"/>
              <w:rPr>
                <w:color w:val="050505"/>
                <w:szCs w:val="23"/>
                <w:u w:val="single"/>
              </w:rPr>
            </w:pPr>
            <w:r w:rsidRPr="00994077">
              <w:rPr>
                <w:color w:val="050505"/>
                <w:szCs w:val="23"/>
                <w:u w:val="single"/>
              </w:rPr>
              <w:t>ENGR. RAMEL E. RECENTES, MOE</w:t>
            </w:r>
            <w:r w:rsidRPr="00994077">
              <w:rPr>
                <w:color w:val="050505"/>
                <w:szCs w:val="23"/>
                <w:u w:val="single"/>
              </w:rPr>
              <w:br/>
            </w:r>
            <w:r w:rsidRPr="00994077">
              <w:rPr>
                <w:color w:val="050505"/>
                <w:szCs w:val="23"/>
              </w:rPr>
              <w:t>Committee Chair</w:t>
            </w:r>
          </w:p>
        </w:tc>
        <w:tc>
          <w:tcPr>
            <w:tcW w:w="2558" w:type="pct"/>
            <w:tcBorders>
              <w:top w:val="nil"/>
              <w:left w:val="nil"/>
              <w:bottom w:val="nil"/>
              <w:right w:val="nil"/>
            </w:tcBorders>
            <w:tcMar>
              <w:top w:w="100" w:type="dxa"/>
              <w:left w:w="100" w:type="dxa"/>
              <w:bottom w:w="100" w:type="dxa"/>
              <w:right w:w="100" w:type="dxa"/>
            </w:tcMar>
            <w:hideMark/>
          </w:tcPr>
          <w:p w14:paraId="17CF562C" w14:textId="77777777" w:rsidR="001C5113" w:rsidRPr="00994077" w:rsidRDefault="001C5113" w:rsidP="00986466">
            <w:pPr>
              <w:pStyle w:val="NoSpacing"/>
              <w:spacing w:line="276" w:lineRule="auto"/>
              <w:jc w:val="center"/>
              <w:rPr>
                <w:color w:val="050505"/>
                <w:szCs w:val="23"/>
                <w:u w:val="single"/>
              </w:rPr>
            </w:pPr>
            <w:r w:rsidRPr="00994077">
              <w:rPr>
                <w:color w:val="050505"/>
                <w:szCs w:val="23"/>
                <w:u w:val="single"/>
              </w:rPr>
              <w:t>MS. MARY GRACE T. LUNA, MAEd.</w:t>
            </w:r>
            <w:r w:rsidRPr="00994077">
              <w:rPr>
                <w:color w:val="050505"/>
                <w:szCs w:val="23"/>
                <w:u w:val="single"/>
              </w:rPr>
              <w:br/>
            </w:r>
            <w:r w:rsidRPr="00994077">
              <w:rPr>
                <w:color w:val="050505"/>
                <w:szCs w:val="23"/>
              </w:rPr>
              <w:t>English Editor</w:t>
            </w:r>
          </w:p>
        </w:tc>
      </w:tr>
    </w:tbl>
    <w:p w14:paraId="3DECD5A2" w14:textId="77777777" w:rsidR="001C5113" w:rsidRPr="00994077" w:rsidRDefault="001C5113" w:rsidP="001C5113">
      <w:pPr>
        <w:pStyle w:val="NoSpacing"/>
        <w:jc w:val="center"/>
        <w:rPr>
          <w:color w:val="000000"/>
          <w:szCs w:val="23"/>
        </w:rPr>
      </w:pPr>
      <w:r w:rsidRPr="00994077">
        <w:rPr>
          <w:color w:val="000000"/>
          <w:szCs w:val="23"/>
        </w:rPr>
        <w:softHyphen/>
      </w:r>
      <w:r w:rsidRPr="00994077">
        <w:rPr>
          <w:color w:val="000000"/>
          <w:szCs w:val="23"/>
        </w:rPr>
        <w:softHyphen/>
        <w:t>_____________________________________________________________________</w:t>
      </w:r>
    </w:p>
    <w:p w14:paraId="41CC7913" w14:textId="77777777" w:rsidR="001C5113" w:rsidRPr="00994077" w:rsidRDefault="001C5113" w:rsidP="001C5113">
      <w:pPr>
        <w:pStyle w:val="NoSpacing"/>
        <w:spacing w:line="276" w:lineRule="auto"/>
        <w:jc w:val="center"/>
        <w:rPr>
          <w:bCs/>
          <w:color w:val="000000"/>
          <w:szCs w:val="23"/>
        </w:rPr>
      </w:pPr>
      <w:r w:rsidRPr="00994077">
        <w:rPr>
          <w:bCs/>
          <w:color w:val="000000"/>
          <w:szCs w:val="23"/>
        </w:rPr>
        <w:t xml:space="preserve">Approved by the committee on Oral Examination as PASSED with [  </w:t>
      </w:r>
      <w:proofErr w:type="gramStart"/>
      <w:r w:rsidRPr="00994077">
        <w:rPr>
          <w:bCs/>
          <w:color w:val="000000"/>
          <w:szCs w:val="23"/>
        </w:rPr>
        <w:t xml:space="preserve">  ]</w:t>
      </w:r>
      <w:proofErr w:type="gramEnd"/>
      <w:r w:rsidRPr="00994077">
        <w:rPr>
          <w:bCs/>
          <w:color w:val="000000"/>
          <w:szCs w:val="23"/>
        </w:rPr>
        <w:t xml:space="preserve"> no revision  [     ] minor revision  [     ] major revision.</w:t>
      </w:r>
    </w:p>
    <w:p w14:paraId="5C4DA3D8" w14:textId="77777777" w:rsidR="001C5113" w:rsidRPr="00994077" w:rsidRDefault="001C5113" w:rsidP="001C5113">
      <w:pPr>
        <w:pStyle w:val="NoSpacing"/>
        <w:rPr>
          <w:bCs/>
          <w:color w:val="000000"/>
          <w:szCs w:val="23"/>
        </w:rPr>
      </w:pPr>
    </w:p>
    <w:p w14:paraId="29937C6C" w14:textId="77777777" w:rsidR="001C5113" w:rsidRPr="00994077" w:rsidRDefault="001C5113" w:rsidP="001C5113">
      <w:pPr>
        <w:pStyle w:val="NoSpacing"/>
        <w:spacing w:line="276" w:lineRule="auto"/>
        <w:jc w:val="center"/>
        <w:rPr>
          <w:szCs w:val="23"/>
        </w:rPr>
      </w:pPr>
      <w:r w:rsidRPr="00994077">
        <w:rPr>
          <w:szCs w:val="23"/>
          <w:u w:val="single"/>
        </w:rPr>
        <w:t>ENGR. RAMEL E. RECENTES, MOE</w:t>
      </w:r>
      <w:r w:rsidRPr="00994077">
        <w:rPr>
          <w:szCs w:val="23"/>
          <w:u w:val="single"/>
        </w:rPr>
        <w:br/>
      </w:r>
      <w:r w:rsidRPr="00994077">
        <w:rPr>
          <w:szCs w:val="23"/>
        </w:rPr>
        <w:t>Committee Chair</w:t>
      </w:r>
    </w:p>
    <w:p w14:paraId="1A1904BE" w14:textId="77777777" w:rsidR="001C5113" w:rsidRPr="00994077" w:rsidRDefault="001C5113" w:rsidP="001C5113">
      <w:pPr>
        <w:pStyle w:val="NoSpacing"/>
        <w:jc w:val="center"/>
        <w:rPr>
          <w:szCs w:val="23"/>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153"/>
        <w:gridCol w:w="4153"/>
      </w:tblGrid>
      <w:tr w:rsidR="001C5113" w:rsidRPr="00994077" w14:paraId="70E371FD" w14:textId="77777777" w:rsidTr="00986466">
        <w:trPr>
          <w:trHeight w:val="1214"/>
        </w:trPr>
        <w:tc>
          <w:tcPr>
            <w:tcW w:w="2500" w:type="pct"/>
            <w:tcBorders>
              <w:top w:val="nil"/>
              <w:left w:val="nil"/>
              <w:bottom w:val="nil"/>
              <w:right w:val="nil"/>
            </w:tcBorders>
            <w:tcMar>
              <w:top w:w="100" w:type="dxa"/>
              <w:left w:w="100" w:type="dxa"/>
              <w:bottom w:w="100" w:type="dxa"/>
              <w:right w:w="100" w:type="dxa"/>
            </w:tcMar>
            <w:hideMark/>
          </w:tcPr>
          <w:p w14:paraId="4CD7A7C4" w14:textId="77777777" w:rsidR="001C5113" w:rsidRPr="00994077" w:rsidRDefault="001C5113" w:rsidP="00986466">
            <w:pPr>
              <w:pStyle w:val="NoSpacing"/>
              <w:spacing w:line="276" w:lineRule="auto"/>
              <w:jc w:val="center"/>
              <w:rPr>
                <w:color w:val="050505"/>
                <w:szCs w:val="23"/>
                <w:u w:val="single"/>
              </w:rPr>
            </w:pPr>
            <w:r w:rsidRPr="00994077">
              <w:rPr>
                <w:color w:val="050505"/>
                <w:szCs w:val="23"/>
                <w:u w:val="single"/>
              </w:rPr>
              <w:t>MS. JENETH M. HORNEJAS, MBA</w:t>
            </w:r>
          </w:p>
          <w:p w14:paraId="084BF3A2" w14:textId="77777777" w:rsidR="001C5113" w:rsidRPr="00994077" w:rsidRDefault="001C5113" w:rsidP="00986466">
            <w:pPr>
              <w:pStyle w:val="NoSpacing"/>
              <w:spacing w:line="276" w:lineRule="auto"/>
              <w:jc w:val="center"/>
              <w:rPr>
                <w:color w:val="050505"/>
                <w:szCs w:val="23"/>
              </w:rPr>
            </w:pPr>
            <w:r w:rsidRPr="00994077">
              <w:rPr>
                <w:szCs w:val="23"/>
              </w:rPr>
              <w:t>Member</w:t>
            </w:r>
          </w:p>
        </w:tc>
        <w:tc>
          <w:tcPr>
            <w:tcW w:w="2500" w:type="pct"/>
            <w:tcBorders>
              <w:top w:val="nil"/>
              <w:left w:val="nil"/>
              <w:bottom w:val="nil"/>
              <w:right w:val="nil"/>
            </w:tcBorders>
            <w:tcMar>
              <w:top w:w="100" w:type="dxa"/>
              <w:left w:w="100" w:type="dxa"/>
              <w:bottom w:w="100" w:type="dxa"/>
              <w:right w:w="100" w:type="dxa"/>
            </w:tcMar>
            <w:hideMark/>
          </w:tcPr>
          <w:p w14:paraId="64CE30C4" w14:textId="77777777" w:rsidR="001C5113" w:rsidRPr="00994077" w:rsidRDefault="001C5113" w:rsidP="00986466">
            <w:pPr>
              <w:pStyle w:val="NoSpacing"/>
              <w:spacing w:line="276" w:lineRule="auto"/>
              <w:jc w:val="center"/>
              <w:rPr>
                <w:szCs w:val="23"/>
                <w:u w:val="single"/>
              </w:rPr>
            </w:pPr>
            <w:r w:rsidRPr="00994077">
              <w:rPr>
                <w:szCs w:val="23"/>
                <w:u w:val="single"/>
              </w:rPr>
              <w:t>MR. HONIMAR C. PANGANIBAN, MSIT</w:t>
            </w:r>
          </w:p>
          <w:p w14:paraId="5531C1C4" w14:textId="77777777" w:rsidR="001C5113" w:rsidRPr="00994077" w:rsidRDefault="001C5113" w:rsidP="00986466">
            <w:pPr>
              <w:pStyle w:val="NoSpacing"/>
              <w:spacing w:line="276" w:lineRule="auto"/>
              <w:jc w:val="center"/>
              <w:rPr>
                <w:szCs w:val="23"/>
              </w:rPr>
            </w:pPr>
            <w:r w:rsidRPr="00994077">
              <w:rPr>
                <w:szCs w:val="23"/>
              </w:rPr>
              <w:t>Member</w:t>
            </w:r>
          </w:p>
        </w:tc>
      </w:tr>
    </w:tbl>
    <w:p w14:paraId="6098E56D" w14:textId="77777777" w:rsidR="001C5113" w:rsidRPr="00994077" w:rsidRDefault="001C5113" w:rsidP="001C5113">
      <w:pPr>
        <w:pStyle w:val="NoSpacing"/>
        <w:spacing w:line="240" w:lineRule="auto"/>
        <w:jc w:val="center"/>
        <w:rPr>
          <w:szCs w:val="23"/>
        </w:rPr>
      </w:pPr>
      <w:r w:rsidRPr="00994077">
        <w:rPr>
          <w:color w:val="050505"/>
          <w:szCs w:val="23"/>
          <w:u w:val="single"/>
        </w:rPr>
        <w:t>MR. EARL PETER J. GANGOSO</w:t>
      </w:r>
      <w:r w:rsidRPr="00994077">
        <w:rPr>
          <w:szCs w:val="23"/>
          <w:u w:val="single"/>
        </w:rPr>
        <w:br/>
      </w:r>
      <w:r w:rsidRPr="00994077">
        <w:rPr>
          <w:szCs w:val="23"/>
        </w:rPr>
        <w:t>Adviser</w:t>
      </w:r>
    </w:p>
    <w:p w14:paraId="64A683CD" w14:textId="77777777" w:rsidR="001C5113" w:rsidRDefault="001C5113" w:rsidP="001C5113">
      <w:pPr>
        <w:widowControl w:val="0"/>
        <w:spacing w:before="139" w:line="240" w:lineRule="auto"/>
        <w:ind w:right="15" w:firstLine="0"/>
        <w:jc w:val="center"/>
        <w:rPr>
          <w:szCs w:val="23"/>
        </w:rPr>
      </w:pPr>
      <w:r w:rsidRPr="00994077">
        <w:rPr>
          <w:szCs w:val="23"/>
        </w:rPr>
        <w:t xml:space="preserve">ACCEPTED and APPROVED in partial fulfillment of the requirements for the degree of </w:t>
      </w:r>
      <w:r>
        <w:rPr>
          <w:szCs w:val="23"/>
        </w:rPr>
        <w:t>BACHELOR OF SCIENCE IN COMPUTER SCIENCE</w:t>
      </w:r>
      <w:r w:rsidRPr="00994077">
        <w:rPr>
          <w:szCs w:val="23"/>
        </w:rPr>
        <w:t>.</w:t>
      </w:r>
    </w:p>
    <w:p w14:paraId="631B3D51" w14:textId="77777777" w:rsidR="001C5113" w:rsidRPr="00994077" w:rsidRDefault="001C5113" w:rsidP="001C5113">
      <w:pPr>
        <w:widowControl w:val="0"/>
        <w:spacing w:before="139" w:line="240" w:lineRule="auto"/>
        <w:ind w:right="15" w:firstLine="0"/>
        <w:jc w:val="center"/>
        <w:rPr>
          <w:szCs w:val="23"/>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153"/>
        <w:gridCol w:w="4153"/>
      </w:tblGrid>
      <w:tr w:rsidR="001C5113" w:rsidRPr="00994077" w14:paraId="003F7A4D" w14:textId="77777777" w:rsidTr="00986466">
        <w:trPr>
          <w:trHeight w:val="1367"/>
        </w:trPr>
        <w:tc>
          <w:tcPr>
            <w:tcW w:w="2500" w:type="pct"/>
            <w:tcBorders>
              <w:top w:val="nil"/>
              <w:left w:val="nil"/>
              <w:bottom w:val="nil"/>
              <w:right w:val="nil"/>
            </w:tcBorders>
            <w:tcMar>
              <w:top w:w="100" w:type="dxa"/>
              <w:left w:w="100" w:type="dxa"/>
              <w:bottom w:w="100" w:type="dxa"/>
              <w:right w:w="100" w:type="dxa"/>
            </w:tcMar>
            <w:hideMark/>
          </w:tcPr>
          <w:p w14:paraId="270C3135" w14:textId="77777777" w:rsidR="001C5113" w:rsidRPr="00994077" w:rsidRDefault="001C5113" w:rsidP="00986466">
            <w:pPr>
              <w:pStyle w:val="NoSpacing"/>
              <w:spacing w:before="240" w:line="276" w:lineRule="auto"/>
              <w:jc w:val="center"/>
              <w:rPr>
                <w:color w:val="050505"/>
                <w:szCs w:val="23"/>
                <w:u w:val="single"/>
              </w:rPr>
            </w:pPr>
            <w:r w:rsidRPr="00994077">
              <w:rPr>
                <w:color w:val="050505"/>
                <w:szCs w:val="23"/>
                <w:u w:val="single"/>
              </w:rPr>
              <w:t>Ju</w:t>
            </w:r>
            <w:r>
              <w:rPr>
                <w:color w:val="050505"/>
                <w:szCs w:val="23"/>
                <w:u w:val="single"/>
              </w:rPr>
              <w:t>ly</w:t>
            </w:r>
            <w:r w:rsidRPr="00994077">
              <w:rPr>
                <w:color w:val="050505"/>
                <w:szCs w:val="23"/>
                <w:u w:val="single"/>
              </w:rPr>
              <w:t xml:space="preserve"> </w:t>
            </w:r>
            <w:r>
              <w:rPr>
                <w:color w:val="050505"/>
                <w:szCs w:val="23"/>
                <w:u w:val="single"/>
              </w:rPr>
              <w:t>15</w:t>
            </w:r>
            <w:r w:rsidRPr="00994077">
              <w:rPr>
                <w:color w:val="050505"/>
                <w:szCs w:val="23"/>
                <w:u w:val="single"/>
              </w:rPr>
              <w:t>, 20</w:t>
            </w:r>
            <w:r>
              <w:rPr>
                <w:color w:val="050505"/>
                <w:szCs w:val="23"/>
                <w:u w:val="single"/>
              </w:rPr>
              <w:t>24</w:t>
            </w:r>
          </w:p>
          <w:p w14:paraId="19C87D7F" w14:textId="77777777" w:rsidR="001C5113" w:rsidRPr="00994077" w:rsidRDefault="001C5113" w:rsidP="00986466">
            <w:pPr>
              <w:pStyle w:val="NoSpacing"/>
              <w:spacing w:line="276" w:lineRule="auto"/>
              <w:jc w:val="center"/>
              <w:rPr>
                <w:color w:val="050505"/>
                <w:szCs w:val="23"/>
              </w:rPr>
            </w:pPr>
            <w:r w:rsidRPr="00994077">
              <w:rPr>
                <w:szCs w:val="23"/>
              </w:rPr>
              <w:t>Date of Oral Examination</w:t>
            </w:r>
          </w:p>
        </w:tc>
        <w:tc>
          <w:tcPr>
            <w:tcW w:w="2500" w:type="pct"/>
            <w:tcBorders>
              <w:top w:val="nil"/>
              <w:left w:val="nil"/>
              <w:bottom w:val="nil"/>
              <w:right w:val="nil"/>
            </w:tcBorders>
            <w:tcMar>
              <w:top w:w="100" w:type="dxa"/>
              <w:left w:w="100" w:type="dxa"/>
              <w:bottom w:w="100" w:type="dxa"/>
              <w:right w:w="100" w:type="dxa"/>
            </w:tcMar>
            <w:hideMark/>
          </w:tcPr>
          <w:p w14:paraId="3B83304D" w14:textId="77777777" w:rsidR="001C5113" w:rsidRPr="00994077" w:rsidRDefault="001C5113" w:rsidP="00986466">
            <w:pPr>
              <w:pStyle w:val="NoSpacing"/>
              <w:spacing w:before="240" w:line="276" w:lineRule="auto"/>
              <w:jc w:val="center"/>
              <w:rPr>
                <w:color w:val="050505"/>
                <w:szCs w:val="23"/>
                <w:u w:val="single"/>
              </w:rPr>
            </w:pPr>
            <w:r w:rsidRPr="00994077">
              <w:rPr>
                <w:color w:val="050505"/>
                <w:szCs w:val="23"/>
                <w:u w:val="single"/>
              </w:rPr>
              <w:t>ENGR. RAMEL E. RECENTES, MOE</w:t>
            </w:r>
          </w:p>
          <w:p w14:paraId="32E0D889" w14:textId="77777777" w:rsidR="001C5113" w:rsidRPr="00994077" w:rsidRDefault="001C5113" w:rsidP="00986466">
            <w:pPr>
              <w:pStyle w:val="NoSpacing"/>
              <w:spacing w:line="276" w:lineRule="auto"/>
              <w:jc w:val="center"/>
              <w:rPr>
                <w:szCs w:val="23"/>
              </w:rPr>
            </w:pPr>
            <w:r w:rsidRPr="00994077">
              <w:rPr>
                <w:szCs w:val="23"/>
              </w:rPr>
              <w:t>Dean, College of Computer Studies,</w:t>
            </w:r>
          </w:p>
          <w:p w14:paraId="76DFBC15" w14:textId="77777777" w:rsidR="001C5113" w:rsidRPr="00994077" w:rsidRDefault="001C5113" w:rsidP="00986466">
            <w:pPr>
              <w:pStyle w:val="NoSpacing"/>
              <w:spacing w:line="276" w:lineRule="auto"/>
              <w:jc w:val="center"/>
              <w:rPr>
                <w:szCs w:val="23"/>
              </w:rPr>
            </w:pPr>
            <w:proofErr w:type="gramStart"/>
            <w:r w:rsidRPr="00994077">
              <w:rPr>
                <w:szCs w:val="23"/>
              </w:rPr>
              <w:t>Engineering,</w:t>
            </w:r>
            <w:proofErr w:type="gramEnd"/>
            <w:r w:rsidRPr="00994077">
              <w:rPr>
                <w:szCs w:val="23"/>
              </w:rPr>
              <w:t xml:space="preserve"> and Architecture</w:t>
            </w:r>
          </w:p>
        </w:tc>
      </w:tr>
    </w:tbl>
    <w:p w14:paraId="101A86C9" w14:textId="0A8B490E" w:rsidR="00460A46" w:rsidRDefault="00460A46">
      <w:pPr>
        <w:pStyle w:val="Heading1"/>
        <w:rPr>
          <w:b/>
          <w:bCs w:val="0"/>
        </w:rPr>
      </w:pPr>
      <w:bookmarkStart w:id="9" w:name="_Toc183076590"/>
      <w:bookmarkEnd w:id="5"/>
      <w:bookmarkEnd w:id="6"/>
      <w:r w:rsidRPr="00460A46">
        <w:rPr>
          <w:b/>
          <w:bCs w:val="0"/>
        </w:rPr>
        <w:lastRenderedPageBreak/>
        <w:t>Abstract</w:t>
      </w:r>
      <w:bookmarkEnd w:id="9"/>
    </w:p>
    <w:p w14:paraId="672C0035" w14:textId="31ED9976" w:rsidR="00C531FC" w:rsidRDefault="00C531FC" w:rsidP="00460A46">
      <w:r w:rsidRPr="000759CD">
        <w:rPr>
          <w:i/>
          <w:iCs/>
        </w:rPr>
        <w:t>Palay</w:t>
      </w:r>
      <w:r w:rsidRPr="00C531FC">
        <w:t xml:space="preserve"> and corn have become </w:t>
      </w:r>
      <w:r>
        <w:t>their</w:t>
      </w:r>
      <w:r w:rsidRPr="00C531FC">
        <w:t xml:space="preserve"> main food crops and are indispensable in the economic life </w:t>
      </w:r>
      <w:r w:rsidR="001B02B3">
        <w:t>in</w:t>
      </w:r>
      <w:r w:rsidRPr="00C531FC">
        <w:t xml:space="preserve"> the Philippines. Crop yield </w:t>
      </w:r>
      <w:r w:rsidR="000759CD">
        <w:t>forecasting</w:t>
      </w:r>
      <w:r w:rsidRPr="00C531FC">
        <w:t xml:space="preserve"> is </w:t>
      </w:r>
      <w:r>
        <w:t>crucial</w:t>
      </w:r>
      <w:r w:rsidRPr="00C531FC">
        <w:t xml:space="preserve"> in agriculture to enable producers to produce the right amounts of crops, food security, and help policymakers on where to allocate resources. This </w:t>
      </w:r>
      <w:r w:rsidR="000759CD">
        <w:t xml:space="preserve">study </w:t>
      </w:r>
      <w:r w:rsidRPr="00C531FC">
        <w:t xml:space="preserve">seeks to overcome these challenges of crop production volatility caused by weather and other factors. This study uses </w:t>
      </w:r>
      <w:r>
        <w:t xml:space="preserve">a </w:t>
      </w:r>
      <w:r w:rsidRPr="00C531FC">
        <w:t xml:space="preserve">Random Forest Regressor </w:t>
      </w:r>
      <w:r>
        <w:t>to</w:t>
      </w:r>
      <w:r w:rsidRPr="00C531FC">
        <w:t xml:space="preserve"> estimate the future yields of palay and corn using </w:t>
      </w:r>
      <w:r w:rsidR="00667C97" w:rsidRPr="00C531FC">
        <w:t>data</w:t>
      </w:r>
      <w:r w:rsidRPr="00C531FC">
        <w:t xml:space="preserve"> from PSA and other related sources. A lot of data pre-processing, variable transformation</w:t>
      </w:r>
      <w:r>
        <w:t>,</w:t>
      </w:r>
      <w:r w:rsidRPr="00C531FC">
        <w:t xml:space="preserve"> and hyperparameter adjustment </w:t>
      </w:r>
      <w:r>
        <w:t>were</w:t>
      </w:r>
      <w:r w:rsidRPr="00C531FC">
        <w:t xml:space="preserve"> done to improve the model’s performance. The results of the model were assessed in terms of Mean Absolute Error (MAE), Root Mean Square Error (RMSE), and coefficient of determination (R²). Hypothesis testing showed that </w:t>
      </w:r>
      <w:r>
        <w:t xml:space="preserve">the </w:t>
      </w:r>
      <w:r w:rsidRPr="00C531FC">
        <w:t xml:space="preserve">Random Forest model yielded satisfactory predictive capacity with the R-squared value of 0.972 for corn and 0.896 for palay which </w:t>
      </w:r>
      <w:r>
        <w:t>means</w:t>
      </w:r>
      <w:r w:rsidRPr="00C531FC">
        <w:t xml:space="preserve"> that the Random Forest model can explain much of the variation in crop yields. The study prescribes a ten-year outlook on crop yields </w:t>
      </w:r>
      <w:r>
        <w:t>concerning</w:t>
      </w:r>
      <w:r w:rsidRPr="00C531FC">
        <w:t xml:space="preserve"> climate change, helping to identify further changes </w:t>
      </w:r>
      <w:r>
        <w:t>in</w:t>
      </w:r>
      <w:r w:rsidRPr="00C531FC">
        <w:t xml:space="preserve"> yields and future development. </w:t>
      </w:r>
    </w:p>
    <w:p w14:paraId="7DF4C787" w14:textId="627BFB77" w:rsidR="00460A46" w:rsidRDefault="00C531FC" w:rsidP="00460A46">
      <w:r w:rsidRPr="00C531FC">
        <w:t xml:space="preserve">This research focuses on the real-time utilization of machine learning in agriculture, specifically for farmers, </w:t>
      </w:r>
      <w:r>
        <w:t>policymakers,</w:t>
      </w:r>
      <w:r w:rsidRPr="00C531FC">
        <w:t xml:space="preserve"> and market actors. The study therefore supports the use of evidence-based interventions to increase productivity in agriculture, manage risks</w:t>
      </w:r>
      <w:r>
        <w:t>,</w:t>
      </w:r>
      <w:r w:rsidRPr="00C531FC">
        <w:t xml:space="preserve"> and support sustainable development in the sector.</w:t>
      </w:r>
    </w:p>
    <w:p w14:paraId="400A335E" w14:textId="77777777" w:rsidR="00837B64" w:rsidRDefault="00837B64" w:rsidP="00460A46"/>
    <w:p w14:paraId="685BAC62" w14:textId="77777777" w:rsidR="00837B64" w:rsidRDefault="00837B64" w:rsidP="00460A46"/>
    <w:p w14:paraId="00FC7D17" w14:textId="77777777" w:rsidR="00837B64" w:rsidRPr="00460A46" w:rsidRDefault="00837B64" w:rsidP="00460A46"/>
    <w:p w14:paraId="37C3DB1E" w14:textId="2A4DBB7D" w:rsidR="00460A46" w:rsidRDefault="00460A46">
      <w:pPr>
        <w:pStyle w:val="Heading1"/>
        <w:rPr>
          <w:b/>
          <w:bCs w:val="0"/>
        </w:rPr>
      </w:pPr>
      <w:bookmarkStart w:id="10" w:name="_Toc183076591"/>
      <w:r w:rsidRPr="00460A46">
        <w:rPr>
          <w:b/>
          <w:bCs w:val="0"/>
        </w:rPr>
        <w:lastRenderedPageBreak/>
        <w:t>Acknowledgement</w:t>
      </w:r>
      <w:bookmarkEnd w:id="10"/>
    </w:p>
    <w:p w14:paraId="2C701561" w14:textId="00D29842" w:rsidR="007C62B7" w:rsidRDefault="007C62B7" w:rsidP="00460A46">
      <w:r w:rsidRPr="007C62B7">
        <w:t xml:space="preserve">First and foremost, I thank God for every blessing and provision given </w:t>
      </w:r>
      <w:proofErr w:type="gramStart"/>
      <w:r w:rsidRPr="007C62B7">
        <w:t>during the course of</w:t>
      </w:r>
      <w:proofErr w:type="gramEnd"/>
      <w:r w:rsidRPr="007C62B7">
        <w:t xml:space="preserve"> this work. He has been very gracious to me by providing the strength, wisdom</w:t>
      </w:r>
      <w:r w:rsidR="00E5099F">
        <w:t xml:space="preserve">, </w:t>
      </w:r>
      <w:r w:rsidRPr="007C62B7">
        <w:t xml:space="preserve">and peace of mind I required to pull this off. Therefore, his provisions have been handy and comforting especially </w:t>
      </w:r>
      <w:proofErr w:type="gramStart"/>
      <w:r w:rsidRPr="007C62B7">
        <w:t>at</w:t>
      </w:r>
      <w:proofErr w:type="gramEnd"/>
      <w:r w:rsidRPr="007C62B7">
        <w:t xml:space="preserve"> some following distressing situations. </w:t>
      </w:r>
    </w:p>
    <w:p w14:paraId="3E23DBB8" w14:textId="56B86B02" w:rsidR="007C62B7" w:rsidRDefault="007C62B7" w:rsidP="00460A46">
      <w:r w:rsidRPr="007C62B7">
        <w:t xml:space="preserve">I would also like to take time to appreciate the support and guidance granted to me by my thesis adviser </w:t>
      </w:r>
      <w:r w:rsidR="000759CD">
        <w:t>Mr.</w:t>
      </w:r>
      <w:r w:rsidRPr="007C62B7">
        <w:t xml:space="preserve"> Earl Peter J. </w:t>
      </w:r>
      <w:proofErr w:type="spellStart"/>
      <w:r w:rsidRPr="007C62B7">
        <w:t>Gangoso</w:t>
      </w:r>
      <w:proofErr w:type="spellEnd"/>
      <w:r w:rsidRPr="007C62B7">
        <w:t xml:space="preserve"> from the onset of my proposal defense. Although I am currently the only participant </w:t>
      </w:r>
      <w:r w:rsidR="00E5099F" w:rsidRPr="007C62B7">
        <w:t>in</w:t>
      </w:r>
      <w:r w:rsidRPr="007C62B7">
        <w:t xml:space="preserve"> this study, he never allowed me to try to figure things out alone. His supportiveness and commitment to the project have always been inspiring and urged me to keep going.</w:t>
      </w:r>
    </w:p>
    <w:p w14:paraId="5C9D336E" w14:textId="4818472B" w:rsidR="007C62B7" w:rsidRDefault="007C62B7" w:rsidP="00460A46">
      <w:r w:rsidRPr="007C62B7">
        <w:t xml:space="preserve"> </w:t>
      </w:r>
      <w:r>
        <w:t>Also</w:t>
      </w:r>
      <w:r w:rsidRPr="007C62B7">
        <w:t xml:space="preserve">, I would like to express my heartfelt gratitude to my </w:t>
      </w:r>
      <w:proofErr w:type="gramStart"/>
      <w:r w:rsidRPr="007C62B7">
        <w:t>parents</w:t>
      </w:r>
      <w:proofErr w:type="gramEnd"/>
      <w:r w:rsidRPr="007C62B7">
        <w:t xml:space="preserve"> however much to my father, Mr. Richard C. </w:t>
      </w:r>
      <w:r w:rsidR="00E5099F" w:rsidRPr="007C62B7">
        <w:t>Tacastacas,</w:t>
      </w:r>
      <w:r w:rsidRPr="007C62B7">
        <w:t xml:space="preserve"> for having believed in me throughout. His valuable </w:t>
      </w:r>
      <w:r>
        <w:t>pieces of advice</w:t>
      </w:r>
      <w:r w:rsidRPr="007C62B7">
        <w:t xml:space="preserve"> have been about how to deal with hardships, accept the facts of life, and admit about discipline. His lecture on moral and spiritual life has influenced the kind of person I am today in a very great way. </w:t>
      </w:r>
    </w:p>
    <w:p w14:paraId="025B4E1A" w14:textId="335259E5" w:rsidR="007C62B7" w:rsidRDefault="007C62B7" w:rsidP="00460A46">
      <w:r w:rsidRPr="007C62B7">
        <w:t xml:space="preserve">I would like to thank my </w:t>
      </w:r>
      <w:proofErr w:type="gramStart"/>
      <w:r w:rsidR="000518CD">
        <w:t>A</w:t>
      </w:r>
      <w:r w:rsidRPr="007C62B7">
        <w:t>unt</w:t>
      </w:r>
      <w:proofErr w:type="gramEnd"/>
      <w:r w:rsidRPr="007C62B7">
        <w:t xml:space="preserve"> for her generous </w:t>
      </w:r>
      <w:proofErr w:type="gramStart"/>
      <w:r w:rsidRPr="007C62B7">
        <w:t>sponsorship all</w:t>
      </w:r>
      <w:proofErr w:type="gramEnd"/>
      <w:r w:rsidRPr="007C62B7">
        <w:t xml:space="preserve"> throughout my college years; Mrs. Vilma Hofmann Tacastacas. </w:t>
      </w:r>
      <w:proofErr w:type="gramStart"/>
      <w:r w:rsidRPr="007C62B7">
        <w:t>Auntie</w:t>
      </w:r>
      <w:proofErr w:type="gramEnd"/>
      <w:r w:rsidRPr="007C62B7">
        <w:t xml:space="preserve"> thank you so much for staying by my side and for always encouraging me. I would like to express my deepest gratitude to all of you who donated your trust and funds to me to enable me to </w:t>
      </w:r>
      <w:proofErr w:type="gramStart"/>
      <w:r w:rsidRPr="007C62B7">
        <w:t>reach</w:t>
      </w:r>
      <w:proofErr w:type="gramEnd"/>
      <w:r w:rsidRPr="007C62B7">
        <w:t xml:space="preserve"> this achievement. </w:t>
      </w:r>
    </w:p>
    <w:p w14:paraId="136CEB0B" w14:textId="71579918" w:rsidR="007C62B7" w:rsidRPr="00460A46" w:rsidRDefault="007C62B7" w:rsidP="00837B64">
      <w:r w:rsidRPr="007C62B7">
        <w:t xml:space="preserve">I would also like </w:t>
      </w:r>
      <w:proofErr w:type="gramStart"/>
      <w:r w:rsidRPr="007C62B7">
        <w:t>express</w:t>
      </w:r>
      <w:proofErr w:type="gramEnd"/>
      <w:r w:rsidRPr="007C62B7">
        <w:t xml:space="preserve"> my deepest gratitude to my classmates in the Computer Science 4, for their support throughout this college process. Many thanks for not abandoning me on the way and for the friendship, support, and similar-souls experiences that added to the richness of this trip.</w:t>
      </w:r>
    </w:p>
    <w:p w14:paraId="1E439B70" w14:textId="77777777" w:rsidR="001C5113" w:rsidRPr="00D00ECA" w:rsidRDefault="001C5113" w:rsidP="001C5113">
      <w:pPr>
        <w:pStyle w:val="Heading1"/>
        <w:rPr>
          <w:b/>
        </w:rPr>
      </w:pPr>
      <w:bookmarkStart w:id="11" w:name="_Toc183076592"/>
      <w:commentRangeStart w:id="12"/>
      <w:r w:rsidRPr="6487A6F1">
        <w:rPr>
          <w:b/>
        </w:rPr>
        <w:lastRenderedPageBreak/>
        <w:t>Table of Contents</w:t>
      </w:r>
      <w:commentRangeEnd w:id="12"/>
      <w:r>
        <w:rPr>
          <w:rStyle w:val="CommentReference"/>
        </w:rPr>
        <w:commentReference w:id="12"/>
      </w:r>
      <w:bookmarkEnd w:id="11"/>
    </w:p>
    <w:sdt>
      <w:sdtPr>
        <w:id w:val="600364140"/>
        <w:docPartObj>
          <w:docPartGallery w:val="Table of Contents"/>
          <w:docPartUnique/>
        </w:docPartObj>
      </w:sdtPr>
      <w:sdtContent>
        <w:p w14:paraId="1281F750" w14:textId="63DD7268" w:rsidR="00B71F61" w:rsidRDefault="001C5113">
          <w:pPr>
            <w:pStyle w:val="TOC1"/>
            <w:rPr>
              <w:rFonts w:asciiTheme="minorHAnsi" w:eastAsiaTheme="minorEastAsia" w:hAnsiTheme="minorHAnsi" w:cstheme="minorBidi"/>
              <w:noProof/>
              <w:kern w:val="2"/>
              <w:sz w:val="24"/>
              <w:lang w:val="en-PH" w:eastAsia="en-PH"/>
              <w14:ligatures w14:val="standardContextual"/>
            </w:rPr>
          </w:pPr>
          <w:r>
            <w:fldChar w:fldCharType="begin"/>
          </w:r>
          <w:r>
            <w:instrText>TOC \o "1-9" \z \u \h</w:instrText>
          </w:r>
          <w:r>
            <w:fldChar w:fldCharType="separate"/>
          </w:r>
          <w:hyperlink w:anchor="_Toc183076588" w:history="1">
            <w:r w:rsidR="00B71F61" w:rsidRPr="00021480">
              <w:rPr>
                <w:rStyle w:val="Hyperlink"/>
                <w:noProof/>
              </w:rPr>
              <w:t>Title Page</w:t>
            </w:r>
            <w:r w:rsidR="00B71F61">
              <w:rPr>
                <w:noProof/>
                <w:webHidden/>
              </w:rPr>
              <w:tab/>
            </w:r>
            <w:r w:rsidR="00B71F61">
              <w:rPr>
                <w:noProof/>
                <w:webHidden/>
              </w:rPr>
              <w:fldChar w:fldCharType="begin"/>
            </w:r>
            <w:r w:rsidR="00B71F61">
              <w:rPr>
                <w:noProof/>
                <w:webHidden/>
              </w:rPr>
              <w:instrText xml:space="preserve"> PAGEREF _Toc183076588 \h </w:instrText>
            </w:r>
            <w:r w:rsidR="00B71F61">
              <w:rPr>
                <w:noProof/>
                <w:webHidden/>
              </w:rPr>
            </w:r>
            <w:r w:rsidR="00B71F61">
              <w:rPr>
                <w:noProof/>
                <w:webHidden/>
              </w:rPr>
              <w:fldChar w:fldCharType="separate"/>
            </w:r>
            <w:r w:rsidR="00B71F61">
              <w:rPr>
                <w:noProof/>
                <w:webHidden/>
              </w:rPr>
              <w:t>i</w:t>
            </w:r>
            <w:r w:rsidR="00B71F61">
              <w:rPr>
                <w:noProof/>
                <w:webHidden/>
              </w:rPr>
              <w:fldChar w:fldCharType="end"/>
            </w:r>
          </w:hyperlink>
        </w:p>
        <w:p w14:paraId="1EF96399" w14:textId="583FA612"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589" w:history="1">
            <w:r w:rsidRPr="00021480">
              <w:rPr>
                <w:rStyle w:val="Hyperlink"/>
                <w:b/>
                <w:caps/>
                <w:noProof/>
              </w:rPr>
              <w:t>Approval Sheet</w:t>
            </w:r>
            <w:r>
              <w:rPr>
                <w:noProof/>
                <w:webHidden/>
              </w:rPr>
              <w:tab/>
            </w:r>
            <w:r>
              <w:rPr>
                <w:noProof/>
                <w:webHidden/>
              </w:rPr>
              <w:fldChar w:fldCharType="begin"/>
            </w:r>
            <w:r>
              <w:rPr>
                <w:noProof/>
                <w:webHidden/>
              </w:rPr>
              <w:instrText xml:space="preserve"> PAGEREF _Toc183076589 \h </w:instrText>
            </w:r>
            <w:r>
              <w:rPr>
                <w:noProof/>
                <w:webHidden/>
              </w:rPr>
            </w:r>
            <w:r>
              <w:rPr>
                <w:noProof/>
                <w:webHidden/>
              </w:rPr>
              <w:fldChar w:fldCharType="separate"/>
            </w:r>
            <w:r>
              <w:rPr>
                <w:noProof/>
                <w:webHidden/>
              </w:rPr>
              <w:t>ii</w:t>
            </w:r>
            <w:r>
              <w:rPr>
                <w:noProof/>
                <w:webHidden/>
              </w:rPr>
              <w:fldChar w:fldCharType="end"/>
            </w:r>
          </w:hyperlink>
        </w:p>
        <w:p w14:paraId="606EAC83" w14:textId="2F3364B4"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590" w:history="1">
            <w:r w:rsidRPr="00021480">
              <w:rPr>
                <w:rStyle w:val="Hyperlink"/>
                <w:b/>
                <w:noProof/>
              </w:rPr>
              <w:t>Abstract</w:t>
            </w:r>
            <w:r>
              <w:rPr>
                <w:noProof/>
                <w:webHidden/>
              </w:rPr>
              <w:tab/>
            </w:r>
            <w:r>
              <w:rPr>
                <w:noProof/>
                <w:webHidden/>
              </w:rPr>
              <w:fldChar w:fldCharType="begin"/>
            </w:r>
            <w:r>
              <w:rPr>
                <w:noProof/>
                <w:webHidden/>
              </w:rPr>
              <w:instrText xml:space="preserve"> PAGEREF _Toc183076590 \h </w:instrText>
            </w:r>
            <w:r>
              <w:rPr>
                <w:noProof/>
                <w:webHidden/>
              </w:rPr>
            </w:r>
            <w:r>
              <w:rPr>
                <w:noProof/>
                <w:webHidden/>
              </w:rPr>
              <w:fldChar w:fldCharType="separate"/>
            </w:r>
            <w:r>
              <w:rPr>
                <w:noProof/>
                <w:webHidden/>
              </w:rPr>
              <w:t>iii</w:t>
            </w:r>
            <w:r>
              <w:rPr>
                <w:noProof/>
                <w:webHidden/>
              </w:rPr>
              <w:fldChar w:fldCharType="end"/>
            </w:r>
          </w:hyperlink>
        </w:p>
        <w:p w14:paraId="10DD05D1" w14:textId="337F6B83"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591" w:history="1">
            <w:r w:rsidRPr="00021480">
              <w:rPr>
                <w:rStyle w:val="Hyperlink"/>
                <w:b/>
                <w:noProof/>
              </w:rPr>
              <w:t>Acknowledgement</w:t>
            </w:r>
            <w:r>
              <w:rPr>
                <w:noProof/>
                <w:webHidden/>
              </w:rPr>
              <w:tab/>
            </w:r>
            <w:r>
              <w:rPr>
                <w:noProof/>
                <w:webHidden/>
              </w:rPr>
              <w:fldChar w:fldCharType="begin"/>
            </w:r>
            <w:r>
              <w:rPr>
                <w:noProof/>
                <w:webHidden/>
              </w:rPr>
              <w:instrText xml:space="preserve"> PAGEREF _Toc183076591 \h </w:instrText>
            </w:r>
            <w:r>
              <w:rPr>
                <w:noProof/>
                <w:webHidden/>
              </w:rPr>
            </w:r>
            <w:r>
              <w:rPr>
                <w:noProof/>
                <w:webHidden/>
              </w:rPr>
              <w:fldChar w:fldCharType="separate"/>
            </w:r>
            <w:r>
              <w:rPr>
                <w:noProof/>
                <w:webHidden/>
              </w:rPr>
              <w:t>iv</w:t>
            </w:r>
            <w:r>
              <w:rPr>
                <w:noProof/>
                <w:webHidden/>
              </w:rPr>
              <w:fldChar w:fldCharType="end"/>
            </w:r>
          </w:hyperlink>
        </w:p>
        <w:p w14:paraId="0A34EFCE" w14:textId="41C49BA7"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592" w:history="1">
            <w:r w:rsidRPr="00021480">
              <w:rPr>
                <w:rStyle w:val="Hyperlink"/>
                <w:b/>
                <w:noProof/>
              </w:rPr>
              <w:t>Table of Contents</w:t>
            </w:r>
            <w:r>
              <w:rPr>
                <w:noProof/>
                <w:webHidden/>
              </w:rPr>
              <w:tab/>
            </w:r>
            <w:r>
              <w:rPr>
                <w:noProof/>
                <w:webHidden/>
              </w:rPr>
              <w:fldChar w:fldCharType="begin"/>
            </w:r>
            <w:r>
              <w:rPr>
                <w:noProof/>
                <w:webHidden/>
              </w:rPr>
              <w:instrText xml:space="preserve"> PAGEREF _Toc183076592 \h </w:instrText>
            </w:r>
            <w:r>
              <w:rPr>
                <w:noProof/>
                <w:webHidden/>
              </w:rPr>
            </w:r>
            <w:r>
              <w:rPr>
                <w:noProof/>
                <w:webHidden/>
              </w:rPr>
              <w:fldChar w:fldCharType="separate"/>
            </w:r>
            <w:r>
              <w:rPr>
                <w:noProof/>
                <w:webHidden/>
              </w:rPr>
              <w:t>v</w:t>
            </w:r>
            <w:r>
              <w:rPr>
                <w:noProof/>
                <w:webHidden/>
              </w:rPr>
              <w:fldChar w:fldCharType="end"/>
            </w:r>
          </w:hyperlink>
        </w:p>
        <w:p w14:paraId="2BE07340" w14:textId="479028EC"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593" w:history="1">
            <w:r w:rsidRPr="00021480">
              <w:rPr>
                <w:rStyle w:val="Hyperlink"/>
                <w:b/>
                <w:noProof/>
              </w:rPr>
              <w:t>List of Figures</w:t>
            </w:r>
            <w:r>
              <w:rPr>
                <w:noProof/>
                <w:webHidden/>
              </w:rPr>
              <w:tab/>
            </w:r>
            <w:r>
              <w:rPr>
                <w:noProof/>
                <w:webHidden/>
              </w:rPr>
              <w:fldChar w:fldCharType="begin"/>
            </w:r>
            <w:r>
              <w:rPr>
                <w:noProof/>
                <w:webHidden/>
              </w:rPr>
              <w:instrText xml:space="preserve"> PAGEREF _Toc183076593 \h </w:instrText>
            </w:r>
            <w:r>
              <w:rPr>
                <w:noProof/>
                <w:webHidden/>
              </w:rPr>
            </w:r>
            <w:r>
              <w:rPr>
                <w:noProof/>
                <w:webHidden/>
              </w:rPr>
              <w:fldChar w:fldCharType="separate"/>
            </w:r>
            <w:r>
              <w:rPr>
                <w:noProof/>
                <w:webHidden/>
              </w:rPr>
              <w:t>vii</w:t>
            </w:r>
            <w:r>
              <w:rPr>
                <w:noProof/>
                <w:webHidden/>
              </w:rPr>
              <w:fldChar w:fldCharType="end"/>
            </w:r>
          </w:hyperlink>
        </w:p>
        <w:p w14:paraId="5CB227AE" w14:textId="5D119A2C"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594" w:history="1">
            <w:r w:rsidRPr="00021480">
              <w:rPr>
                <w:rStyle w:val="Hyperlink"/>
                <w:b/>
                <w:noProof/>
              </w:rPr>
              <w:t>List of Tables</w:t>
            </w:r>
            <w:r>
              <w:rPr>
                <w:noProof/>
                <w:webHidden/>
              </w:rPr>
              <w:tab/>
            </w:r>
            <w:r>
              <w:rPr>
                <w:noProof/>
                <w:webHidden/>
              </w:rPr>
              <w:fldChar w:fldCharType="begin"/>
            </w:r>
            <w:r>
              <w:rPr>
                <w:noProof/>
                <w:webHidden/>
              </w:rPr>
              <w:instrText xml:space="preserve"> PAGEREF _Toc183076594 \h </w:instrText>
            </w:r>
            <w:r>
              <w:rPr>
                <w:noProof/>
                <w:webHidden/>
              </w:rPr>
            </w:r>
            <w:r>
              <w:rPr>
                <w:noProof/>
                <w:webHidden/>
              </w:rPr>
              <w:fldChar w:fldCharType="separate"/>
            </w:r>
            <w:r>
              <w:rPr>
                <w:noProof/>
                <w:webHidden/>
              </w:rPr>
              <w:t>viii</w:t>
            </w:r>
            <w:r>
              <w:rPr>
                <w:noProof/>
                <w:webHidden/>
              </w:rPr>
              <w:fldChar w:fldCharType="end"/>
            </w:r>
          </w:hyperlink>
        </w:p>
        <w:p w14:paraId="39A9185A" w14:textId="1904692A"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595" w:history="1">
            <w:r w:rsidRPr="00021480">
              <w:rPr>
                <w:rStyle w:val="Hyperlink"/>
                <w:noProof/>
              </w:rPr>
              <w:t xml:space="preserve">Chapter 1 </w:t>
            </w:r>
            <w:r w:rsidRPr="00021480">
              <w:rPr>
                <w:rStyle w:val="Hyperlink"/>
                <w:b/>
                <w:noProof/>
              </w:rPr>
              <w:t>THE RESEARCH DESCRIPTION</w:t>
            </w:r>
            <w:r>
              <w:rPr>
                <w:noProof/>
                <w:webHidden/>
              </w:rPr>
              <w:tab/>
            </w:r>
            <w:r>
              <w:rPr>
                <w:noProof/>
                <w:webHidden/>
              </w:rPr>
              <w:fldChar w:fldCharType="begin"/>
            </w:r>
            <w:r>
              <w:rPr>
                <w:noProof/>
                <w:webHidden/>
              </w:rPr>
              <w:instrText xml:space="preserve"> PAGEREF _Toc183076595 \h </w:instrText>
            </w:r>
            <w:r>
              <w:rPr>
                <w:noProof/>
                <w:webHidden/>
              </w:rPr>
            </w:r>
            <w:r>
              <w:rPr>
                <w:noProof/>
                <w:webHidden/>
              </w:rPr>
              <w:fldChar w:fldCharType="separate"/>
            </w:r>
            <w:r>
              <w:rPr>
                <w:noProof/>
                <w:webHidden/>
              </w:rPr>
              <w:t>1</w:t>
            </w:r>
            <w:r>
              <w:rPr>
                <w:noProof/>
                <w:webHidden/>
              </w:rPr>
              <w:fldChar w:fldCharType="end"/>
            </w:r>
          </w:hyperlink>
        </w:p>
        <w:p w14:paraId="2717FBE1" w14:textId="7F462520"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596" w:history="1">
            <w:r w:rsidRPr="00021480">
              <w:rPr>
                <w:rStyle w:val="Hyperlink"/>
                <w:noProof/>
              </w:rPr>
              <w:t>Introduction</w:t>
            </w:r>
            <w:r>
              <w:rPr>
                <w:noProof/>
                <w:webHidden/>
              </w:rPr>
              <w:tab/>
            </w:r>
            <w:r>
              <w:rPr>
                <w:noProof/>
                <w:webHidden/>
              </w:rPr>
              <w:fldChar w:fldCharType="begin"/>
            </w:r>
            <w:r>
              <w:rPr>
                <w:noProof/>
                <w:webHidden/>
              </w:rPr>
              <w:instrText xml:space="preserve"> PAGEREF _Toc183076596 \h </w:instrText>
            </w:r>
            <w:r>
              <w:rPr>
                <w:noProof/>
                <w:webHidden/>
              </w:rPr>
            </w:r>
            <w:r>
              <w:rPr>
                <w:noProof/>
                <w:webHidden/>
              </w:rPr>
              <w:fldChar w:fldCharType="separate"/>
            </w:r>
            <w:r>
              <w:rPr>
                <w:noProof/>
                <w:webHidden/>
              </w:rPr>
              <w:t>1</w:t>
            </w:r>
            <w:r>
              <w:rPr>
                <w:noProof/>
                <w:webHidden/>
              </w:rPr>
              <w:fldChar w:fldCharType="end"/>
            </w:r>
          </w:hyperlink>
        </w:p>
        <w:p w14:paraId="5E26AFA4" w14:textId="4B6B2E6F"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597" w:history="1">
            <w:r w:rsidRPr="00021480">
              <w:rPr>
                <w:rStyle w:val="Hyperlink"/>
                <w:noProof/>
              </w:rPr>
              <w:t>Research Objectives</w:t>
            </w:r>
            <w:r>
              <w:rPr>
                <w:noProof/>
                <w:webHidden/>
              </w:rPr>
              <w:tab/>
            </w:r>
            <w:r>
              <w:rPr>
                <w:noProof/>
                <w:webHidden/>
              </w:rPr>
              <w:fldChar w:fldCharType="begin"/>
            </w:r>
            <w:r>
              <w:rPr>
                <w:noProof/>
                <w:webHidden/>
              </w:rPr>
              <w:instrText xml:space="preserve"> PAGEREF _Toc183076597 \h </w:instrText>
            </w:r>
            <w:r>
              <w:rPr>
                <w:noProof/>
                <w:webHidden/>
              </w:rPr>
            </w:r>
            <w:r>
              <w:rPr>
                <w:noProof/>
                <w:webHidden/>
              </w:rPr>
              <w:fldChar w:fldCharType="separate"/>
            </w:r>
            <w:r>
              <w:rPr>
                <w:noProof/>
                <w:webHidden/>
              </w:rPr>
              <w:t>2</w:t>
            </w:r>
            <w:r>
              <w:rPr>
                <w:noProof/>
                <w:webHidden/>
              </w:rPr>
              <w:fldChar w:fldCharType="end"/>
            </w:r>
          </w:hyperlink>
        </w:p>
        <w:p w14:paraId="0D2D1CAB" w14:textId="2C2AB302"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598" w:history="1">
            <w:r w:rsidRPr="00021480">
              <w:rPr>
                <w:rStyle w:val="Hyperlink"/>
                <w:noProof/>
              </w:rPr>
              <w:t>Scope and Limitations</w:t>
            </w:r>
            <w:r>
              <w:rPr>
                <w:noProof/>
                <w:webHidden/>
              </w:rPr>
              <w:tab/>
            </w:r>
            <w:r>
              <w:rPr>
                <w:noProof/>
                <w:webHidden/>
              </w:rPr>
              <w:fldChar w:fldCharType="begin"/>
            </w:r>
            <w:r>
              <w:rPr>
                <w:noProof/>
                <w:webHidden/>
              </w:rPr>
              <w:instrText xml:space="preserve"> PAGEREF _Toc183076598 \h </w:instrText>
            </w:r>
            <w:r>
              <w:rPr>
                <w:noProof/>
                <w:webHidden/>
              </w:rPr>
            </w:r>
            <w:r>
              <w:rPr>
                <w:noProof/>
                <w:webHidden/>
              </w:rPr>
              <w:fldChar w:fldCharType="separate"/>
            </w:r>
            <w:r>
              <w:rPr>
                <w:noProof/>
                <w:webHidden/>
              </w:rPr>
              <w:t>3</w:t>
            </w:r>
            <w:r>
              <w:rPr>
                <w:noProof/>
                <w:webHidden/>
              </w:rPr>
              <w:fldChar w:fldCharType="end"/>
            </w:r>
          </w:hyperlink>
        </w:p>
        <w:p w14:paraId="16B189CA" w14:textId="4EE3737F"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599" w:history="1">
            <w:r w:rsidRPr="00021480">
              <w:rPr>
                <w:rStyle w:val="Hyperlink"/>
                <w:noProof/>
              </w:rPr>
              <w:t>Significance of the Study</w:t>
            </w:r>
            <w:r>
              <w:rPr>
                <w:noProof/>
                <w:webHidden/>
              </w:rPr>
              <w:tab/>
            </w:r>
            <w:r>
              <w:rPr>
                <w:noProof/>
                <w:webHidden/>
              </w:rPr>
              <w:fldChar w:fldCharType="begin"/>
            </w:r>
            <w:r>
              <w:rPr>
                <w:noProof/>
                <w:webHidden/>
              </w:rPr>
              <w:instrText xml:space="preserve"> PAGEREF _Toc183076599 \h </w:instrText>
            </w:r>
            <w:r>
              <w:rPr>
                <w:noProof/>
                <w:webHidden/>
              </w:rPr>
            </w:r>
            <w:r>
              <w:rPr>
                <w:noProof/>
                <w:webHidden/>
              </w:rPr>
              <w:fldChar w:fldCharType="separate"/>
            </w:r>
            <w:r>
              <w:rPr>
                <w:noProof/>
                <w:webHidden/>
              </w:rPr>
              <w:t>4</w:t>
            </w:r>
            <w:r>
              <w:rPr>
                <w:noProof/>
                <w:webHidden/>
              </w:rPr>
              <w:fldChar w:fldCharType="end"/>
            </w:r>
          </w:hyperlink>
        </w:p>
        <w:p w14:paraId="33FFD0AB" w14:textId="5606FAE5"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600" w:history="1">
            <w:r w:rsidRPr="00021480">
              <w:rPr>
                <w:rStyle w:val="Hyperlink"/>
                <w:noProof/>
              </w:rPr>
              <w:t xml:space="preserve">Chapter 2 </w:t>
            </w:r>
            <w:r w:rsidRPr="00021480">
              <w:rPr>
                <w:rStyle w:val="Hyperlink"/>
                <w:b/>
                <w:noProof/>
              </w:rPr>
              <w:t>REVIEW OF RELATED LITERATURE AND STUDIES</w:t>
            </w:r>
            <w:r>
              <w:rPr>
                <w:noProof/>
                <w:webHidden/>
              </w:rPr>
              <w:tab/>
            </w:r>
            <w:r>
              <w:rPr>
                <w:noProof/>
                <w:webHidden/>
              </w:rPr>
              <w:fldChar w:fldCharType="begin"/>
            </w:r>
            <w:r>
              <w:rPr>
                <w:noProof/>
                <w:webHidden/>
              </w:rPr>
              <w:instrText xml:space="preserve"> PAGEREF _Toc183076600 \h </w:instrText>
            </w:r>
            <w:r>
              <w:rPr>
                <w:noProof/>
                <w:webHidden/>
              </w:rPr>
            </w:r>
            <w:r>
              <w:rPr>
                <w:noProof/>
                <w:webHidden/>
              </w:rPr>
              <w:fldChar w:fldCharType="separate"/>
            </w:r>
            <w:r>
              <w:rPr>
                <w:noProof/>
                <w:webHidden/>
              </w:rPr>
              <w:t>4</w:t>
            </w:r>
            <w:r>
              <w:rPr>
                <w:noProof/>
                <w:webHidden/>
              </w:rPr>
              <w:fldChar w:fldCharType="end"/>
            </w:r>
          </w:hyperlink>
        </w:p>
        <w:p w14:paraId="77F4F221" w14:textId="0AD8B9C8"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01" w:history="1">
            <w:r w:rsidRPr="00021480">
              <w:rPr>
                <w:rStyle w:val="Hyperlink"/>
                <w:noProof/>
              </w:rPr>
              <w:t>Overview of Crop Yield Forecasting</w:t>
            </w:r>
            <w:r>
              <w:rPr>
                <w:noProof/>
                <w:webHidden/>
              </w:rPr>
              <w:tab/>
            </w:r>
            <w:r>
              <w:rPr>
                <w:noProof/>
                <w:webHidden/>
              </w:rPr>
              <w:fldChar w:fldCharType="begin"/>
            </w:r>
            <w:r>
              <w:rPr>
                <w:noProof/>
                <w:webHidden/>
              </w:rPr>
              <w:instrText xml:space="preserve"> PAGEREF _Toc183076601 \h </w:instrText>
            </w:r>
            <w:r>
              <w:rPr>
                <w:noProof/>
                <w:webHidden/>
              </w:rPr>
            </w:r>
            <w:r>
              <w:rPr>
                <w:noProof/>
                <w:webHidden/>
              </w:rPr>
              <w:fldChar w:fldCharType="separate"/>
            </w:r>
            <w:r>
              <w:rPr>
                <w:noProof/>
                <w:webHidden/>
              </w:rPr>
              <w:t>5</w:t>
            </w:r>
            <w:r>
              <w:rPr>
                <w:noProof/>
                <w:webHidden/>
              </w:rPr>
              <w:fldChar w:fldCharType="end"/>
            </w:r>
          </w:hyperlink>
        </w:p>
        <w:p w14:paraId="0AF9DD2B" w14:textId="03B815A6"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02" w:history="1">
            <w:r w:rsidRPr="00021480">
              <w:rPr>
                <w:rStyle w:val="Hyperlink"/>
                <w:noProof/>
              </w:rPr>
              <w:t>Benefits of Crop Yield Forecasting</w:t>
            </w:r>
            <w:r>
              <w:rPr>
                <w:noProof/>
                <w:webHidden/>
              </w:rPr>
              <w:tab/>
            </w:r>
            <w:r>
              <w:rPr>
                <w:noProof/>
                <w:webHidden/>
              </w:rPr>
              <w:fldChar w:fldCharType="begin"/>
            </w:r>
            <w:r>
              <w:rPr>
                <w:noProof/>
                <w:webHidden/>
              </w:rPr>
              <w:instrText xml:space="preserve"> PAGEREF _Toc183076602 \h </w:instrText>
            </w:r>
            <w:r>
              <w:rPr>
                <w:noProof/>
                <w:webHidden/>
              </w:rPr>
            </w:r>
            <w:r>
              <w:rPr>
                <w:noProof/>
                <w:webHidden/>
              </w:rPr>
              <w:fldChar w:fldCharType="separate"/>
            </w:r>
            <w:r>
              <w:rPr>
                <w:noProof/>
                <w:webHidden/>
              </w:rPr>
              <w:t>6</w:t>
            </w:r>
            <w:r>
              <w:rPr>
                <w:noProof/>
                <w:webHidden/>
              </w:rPr>
              <w:fldChar w:fldCharType="end"/>
            </w:r>
          </w:hyperlink>
        </w:p>
        <w:p w14:paraId="2EA673CB" w14:textId="44B4A83F"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03" w:history="1">
            <w:r w:rsidRPr="00021480">
              <w:rPr>
                <w:rStyle w:val="Hyperlink"/>
                <w:noProof/>
              </w:rPr>
              <w:t>Factors Influencing the Yield for Crops</w:t>
            </w:r>
            <w:r>
              <w:rPr>
                <w:noProof/>
                <w:webHidden/>
              </w:rPr>
              <w:tab/>
            </w:r>
            <w:r>
              <w:rPr>
                <w:noProof/>
                <w:webHidden/>
              </w:rPr>
              <w:fldChar w:fldCharType="begin"/>
            </w:r>
            <w:r>
              <w:rPr>
                <w:noProof/>
                <w:webHidden/>
              </w:rPr>
              <w:instrText xml:space="preserve"> PAGEREF _Toc183076603 \h </w:instrText>
            </w:r>
            <w:r>
              <w:rPr>
                <w:noProof/>
                <w:webHidden/>
              </w:rPr>
            </w:r>
            <w:r>
              <w:rPr>
                <w:noProof/>
                <w:webHidden/>
              </w:rPr>
              <w:fldChar w:fldCharType="separate"/>
            </w:r>
            <w:r>
              <w:rPr>
                <w:noProof/>
                <w:webHidden/>
              </w:rPr>
              <w:t>7</w:t>
            </w:r>
            <w:r>
              <w:rPr>
                <w:noProof/>
                <w:webHidden/>
              </w:rPr>
              <w:fldChar w:fldCharType="end"/>
            </w:r>
          </w:hyperlink>
        </w:p>
        <w:p w14:paraId="42B4FCED" w14:textId="417B8996"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04" w:history="1">
            <w:r w:rsidRPr="00021480">
              <w:rPr>
                <w:rStyle w:val="Hyperlink"/>
                <w:noProof/>
              </w:rPr>
              <w:t>Techniques on Time Series Forecasting Random Forest on Regression Problems</w:t>
            </w:r>
            <w:r>
              <w:rPr>
                <w:noProof/>
                <w:webHidden/>
              </w:rPr>
              <w:tab/>
            </w:r>
            <w:r>
              <w:rPr>
                <w:noProof/>
                <w:webHidden/>
              </w:rPr>
              <w:fldChar w:fldCharType="begin"/>
            </w:r>
            <w:r>
              <w:rPr>
                <w:noProof/>
                <w:webHidden/>
              </w:rPr>
              <w:instrText xml:space="preserve"> PAGEREF _Toc183076604 \h </w:instrText>
            </w:r>
            <w:r>
              <w:rPr>
                <w:noProof/>
                <w:webHidden/>
              </w:rPr>
            </w:r>
            <w:r>
              <w:rPr>
                <w:noProof/>
                <w:webHidden/>
              </w:rPr>
              <w:fldChar w:fldCharType="separate"/>
            </w:r>
            <w:r>
              <w:rPr>
                <w:noProof/>
                <w:webHidden/>
              </w:rPr>
              <w:t>8</w:t>
            </w:r>
            <w:r>
              <w:rPr>
                <w:noProof/>
                <w:webHidden/>
              </w:rPr>
              <w:fldChar w:fldCharType="end"/>
            </w:r>
          </w:hyperlink>
        </w:p>
        <w:p w14:paraId="3457E332" w14:textId="0D33A5EF"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05" w:history="1">
            <w:r w:rsidRPr="00021480">
              <w:rPr>
                <w:rStyle w:val="Hyperlink"/>
                <w:noProof/>
              </w:rPr>
              <w:t>A Comparative Study on Machine Learning for Crop Yield Forecasting</w:t>
            </w:r>
            <w:r>
              <w:rPr>
                <w:noProof/>
                <w:webHidden/>
              </w:rPr>
              <w:tab/>
            </w:r>
            <w:r>
              <w:rPr>
                <w:noProof/>
                <w:webHidden/>
              </w:rPr>
              <w:fldChar w:fldCharType="begin"/>
            </w:r>
            <w:r>
              <w:rPr>
                <w:noProof/>
                <w:webHidden/>
              </w:rPr>
              <w:instrText xml:space="preserve"> PAGEREF _Toc183076605 \h </w:instrText>
            </w:r>
            <w:r>
              <w:rPr>
                <w:noProof/>
                <w:webHidden/>
              </w:rPr>
            </w:r>
            <w:r>
              <w:rPr>
                <w:noProof/>
                <w:webHidden/>
              </w:rPr>
              <w:fldChar w:fldCharType="separate"/>
            </w:r>
            <w:r>
              <w:rPr>
                <w:noProof/>
                <w:webHidden/>
              </w:rPr>
              <w:t>10</w:t>
            </w:r>
            <w:r>
              <w:rPr>
                <w:noProof/>
                <w:webHidden/>
              </w:rPr>
              <w:fldChar w:fldCharType="end"/>
            </w:r>
          </w:hyperlink>
        </w:p>
        <w:p w14:paraId="2AB3B980" w14:textId="2F0CDFDB"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06" w:history="1">
            <w:r w:rsidRPr="00021480">
              <w:rPr>
                <w:rStyle w:val="Hyperlink"/>
                <w:noProof/>
              </w:rPr>
              <w:t>Definition of Terms</w:t>
            </w:r>
            <w:r>
              <w:rPr>
                <w:noProof/>
                <w:webHidden/>
              </w:rPr>
              <w:tab/>
            </w:r>
            <w:r>
              <w:rPr>
                <w:noProof/>
                <w:webHidden/>
              </w:rPr>
              <w:fldChar w:fldCharType="begin"/>
            </w:r>
            <w:r>
              <w:rPr>
                <w:noProof/>
                <w:webHidden/>
              </w:rPr>
              <w:instrText xml:space="preserve"> PAGEREF _Toc183076606 \h </w:instrText>
            </w:r>
            <w:r>
              <w:rPr>
                <w:noProof/>
                <w:webHidden/>
              </w:rPr>
            </w:r>
            <w:r>
              <w:rPr>
                <w:noProof/>
                <w:webHidden/>
              </w:rPr>
              <w:fldChar w:fldCharType="separate"/>
            </w:r>
            <w:r>
              <w:rPr>
                <w:noProof/>
                <w:webHidden/>
              </w:rPr>
              <w:t>13</w:t>
            </w:r>
            <w:r>
              <w:rPr>
                <w:noProof/>
                <w:webHidden/>
              </w:rPr>
              <w:fldChar w:fldCharType="end"/>
            </w:r>
          </w:hyperlink>
        </w:p>
        <w:p w14:paraId="4BE03027" w14:textId="01F2FE7F"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607" w:history="1">
            <w:r w:rsidRPr="00021480">
              <w:rPr>
                <w:rStyle w:val="Hyperlink"/>
                <w:noProof/>
              </w:rPr>
              <w:t xml:space="preserve">Chapter 3 </w:t>
            </w:r>
            <w:r w:rsidRPr="00021480">
              <w:rPr>
                <w:rStyle w:val="Hyperlink"/>
                <w:b/>
                <w:noProof/>
              </w:rPr>
              <w:t>THEORETICAL FRAMEWORK</w:t>
            </w:r>
            <w:r>
              <w:rPr>
                <w:noProof/>
                <w:webHidden/>
              </w:rPr>
              <w:tab/>
            </w:r>
            <w:r>
              <w:rPr>
                <w:noProof/>
                <w:webHidden/>
              </w:rPr>
              <w:fldChar w:fldCharType="begin"/>
            </w:r>
            <w:r>
              <w:rPr>
                <w:noProof/>
                <w:webHidden/>
              </w:rPr>
              <w:instrText xml:space="preserve"> PAGEREF _Toc183076607 \h </w:instrText>
            </w:r>
            <w:r>
              <w:rPr>
                <w:noProof/>
                <w:webHidden/>
              </w:rPr>
            </w:r>
            <w:r>
              <w:rPr>
                <w:noProof/>
                <w:webHidden/>
              </w:rPr>
              <w:fldChar w:fldCharType="separate"/>
            </w:r>
            <w:r>
              <w:rPr>
                <w:noProof/>
                <w:webHidden/>
              </w:rPr>
              <w:t>15</w:t>
            </w:r>
            <w:r>
              <w:rPr>
                <w:noProof/>
                <w:webHidden/>
              </w:rPr>
              <w:fldChar w:fldCharType="end"/>
            </w:r>
          </w:hyperlink>
        </w:p>
        <w:p w14:paraId="72A41B09" w14:textId="68B0BFBF"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08" w:history="1">
            <w:r w:rsidRPr="00021480">
              <w:rPr>
                <w:rStyle w:val="Hyperlink"/>
                <w:noProof/>
              </w:rPr>
              <w:t>Data Collection</w:t>
            </w:r>
            <w:r>
              <w:rPr>
                <w:noProof/>
                <w:webHidden/>
              </w:rPr>
              <w:tab/>
            </w:r>
            <w:r>
              <w:rPr>
                <w:noProof/>
                <w:webHidden/>
              </w:rPr>
              <w:fldChar w:fldCharType="begin"/>
            </w:r>
            <w:r>
              <w:rPr>
                <w:noProof/>
                <w:webHidden/>
              </w:rPr>
              <w:instrText xml:space="preserve"> PAGEREF _Toc183076608 \h </w:instrText>
            </w:r>
            <w:r>
              <w:rPr>
                <w:noProof/>
                <w:webHidden/>
              </w:rPr>
            </w:r>
            <w:r>
              <w:rPr>
                <w:noProof/>
                <w:webHidden/>
              </w:rPr>
              <w:fldChar w:fldCharType="separate"/>
            </w:r>
            <w:r>
              <w:rPr>
                <w:noProof/>
                <w:webHidden/>
              </w:rPr>
              <w:t>16</w:t>
            </w:r>
            <w:r>
              <w:rPr>
                <w:noProof/>
                <w:webHidden/>
              </w:rPr>
              <w:fldChar w:fldCharType="end"/>
            </w:r>
          </w:hyperlink>
        </w:p>
        <w:p w14:paraId="1CAE246E" w14:textId="10F81FA8"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09" w:history="1">
            <w:r w:rsidRPr="00021480">
              <w:rPr>
                <w:rStyle w:val="Hyperlink"/>
                <w:noProof/>
              </w:rPr>
              <w:t>Data Preprocessing</w:t>
            </w:r>
            <w:r>
              <w:rPr>
                <w:noProof/>
                <w:webHidden/>
              </w:rPr>
              <w:tab/>
            </w:r>
            <w:r>
              <w:rPr>
                <w:noProof/>
                <w:webHidden/>
              </w:rPr>
              <w:fldChar w:fldCharType="begin"/>
            </w:r>
            <w:r>
              <w:rPr>
                <w:noProof/>
                <w:webHidden/>
              </w:rPr>
              <w:instrText xml:space="preserve"> PAGEREF _Toc183076609 \h </w:instrText>
            </w:r>
            <w:r>
              <w:rPr>
                <w:noProof/>
                <w:webHidden/>
              </w:rPr>
            </w:r>
            <w:r>
              <w:rPr>
                <w:noProof/>
                <w:webHidden/>
              </w:rPr>
              <w:fldChar w:fldCharType="separate"/>
            </w:r>
            <w:r>
              <w:rPr>
                <w:noProof/>
                <w:webHidden/>
              </w:rPr>
              <w:t>16</w:t>
            </w:r>
            <w:r>
              <w:rPr>
                <w:noProof/>
                <w:webHidden/>
              </w:rPr>
              <w:fldChar w:fldCharType="end"/>
            </w:r>
          </w:hyperlink>
        </w:p>
        <w:p w14:paraId="5FB842B0" w14:textId="5493B712"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10" w:history="1">
            <w:r w:rsidRPr="00021480">
              <w:rPr>
                <w:rStyle w:val="Hyperlink"/>
                <w:noProof/>
              </w:rPr>
              <w:t>Feature Engineering</w:t>
            </w:r>
            <w:r>
              <w:rPr>
                <w:noProof/>
                <w:webHidden/>
              </w:rPr>
              <w:tab/>
            </w:r>
            <w:r>
              <w:rPr>
                <w:noProof/>
                <w:webHidden/>
              </w:rPr>
              <w:fldChar w:fldCharType="begin"/>
            </w:r>
            <w:r>
              <w:rPr>
                <w:noProof/>
                <w:webHidden/>
              </w:rPr>
              <w:instrText xml:space="preserve"> PAGEREF _Toc183076610 \h </w:instrText>
            </w:r>
            <w:r>
              <w:rPr>
                <w:noProof/>
                <w:webHidden/>
              </w:rPr>
            </w:r>
            <w:r>
              <w:rPr>
                <w:noProof/>
                <w:webHidden/>
              </w:rPr>
              <w:fldChar w:fldCharType="separate"/>
            </w:r>
            <w:r>
              <w:rPr>
                <w:noProof/>
                <w:webHidden/>
              </w:rPr>
              <w:t>16</w:t>
            </w:r>
            <w:r>
              <w:rPr>
                <w:noProof/>
                <w:webHidden/>
              </w:rPr>
              <w:fldChar w:fldCharType="end"/>
            </w:r>
          </w:hyperlink>
        </w:p>
        <w:p w14:paraId="3AE332A7" w14:textId="0A45639C"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11" w:history="1">
            <w:r w:rsidRPr="00021480">
              <w:rPr>
                <w:rStyle w:val="Hyperlink"/>
                <w:noProof/>
              </w:rPr>
              <w:t>Model Development and Training</w:t>
            </w:r>
            <w:r>
              <w:rPr>
                <w:noProof/>
                <w:webHidden/>
              </w:rPr>
              <w:tab/>
            </w:r>
            <w:r>
              <w:rPr>
                <w:noProof/>
                <w:webHidden/>
              </w:rPr>
              <w:fldChar w:fldCharType="begin"/>
            </w:r>
            <w:r>
              <w:rPr>
                <w:noProof/>
                <w:webHidden/>
              </w:rPr>
              <w:instrText xml:space="preserve"> PAGEREF _Toc183076611 \h </w:instrText>
            </w:r>
            <w:r>
              <w:rPr>
                <w:noProof/>
                <w:webHidden/>
              </w:rPr>
            </w:r>
            <w:r>
              <w:rPr>
                <w:noProof/>
                <w:webHidden/>
              </w:rPr>
              <w:fldChar w:fldCharType="separate"/>
            </w:r>
            <w:r>
              <w:rPr>
                <w:noProof/>
                <w:webHidden/>
              </w:rPr>
              <w:t>17</w:t>
            </w:r>
            <w:r>
              <w:rPr>
                <w:noProof/>
                <w:webHidden/>
              </w:rPr>
              <w:fldChar w:fldCharType="end"/>
            </w:r>
          </w:hyperlink>
        </w:p>
        <w:p w14:paraId="391B0CE8" w14:textId="34F2F791"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12" w:history="1">
            <w:r w:rsidRPr="00021480">
              <w:rPr>
                <w:rStyle w:val="Hyperlink"/>
                <w:noProof/>
              </w:rPr>
              <w:t>Model Evaluation</w:t>
            </w:r>
            <w:r>
              <w:rPr>
                <w:noProof/>
                <w:webHidden/>
              </w:rPr>
              <w:tab/>
            </w:r>
            <w:r>
              <w:rPr>
                <w:noProof/>
                <w:webHidden/>
              </w:rPr>
              <w:fldChar w:fldCharType="begin"/>
            </w:r>
            <w:r>
              <w:rPr>
                <w:noProof/>
                <w:webHidden/>
              </w:rPr>
              <w:instrText xml:space="preserve"> PAGEREF _Toc183076612 \h </w:instrText>
            </w:r>
            <w:r>
              <w:rPr>
                <w:noProof/>
                <w:webHidden/>
              </w:rPr>
            </w:r>
            <w:r>
              <w:rPr>
                <w:noProof/>
                <w:webHidden/>
              </w:rPr>
              <w:fldChar w:fldCharType="separate"/>
            </w:r>
            <w:r>
              <w:rPr>
                <w:noProof/>
                <w:webHidden/>
              </w:rPr>
              <w:t>17</w:t>
            </w:r>
            <w:r>
              <w:rPr>
                <w:noProof/>
                <w:webHidden/>
              </w:rPr>
              <w:fldChar w:fldCharType="end"/>
            </w:r>
          </w:hyperlink>
        </w:p>
        <w:p w14:paraId="5DCAEAC2" w14:textId="38506F92"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13" w:history="1">
            <w:r w:rsidRPr="00021480">
              <w:rPr>
                <w:rStyle w:val="Hyperlink"/>
                <w:noProof/>
              </w:rPr>
              <w:t>Detailed Forecast</w:t>
            </w:r>
            <w:r>
              <w:rPr>
                <w:noProof/>
                <w:webHidden/>
              </w:rPr>
              <w:tab/>
            </w:r>
            <w:r>
              <w:rPr>
                <w:noProof/>
                <w:webHidden/>
              </w:rPr>
              <w:fldChar w:fldCharType="begin"/>
            </w:r>
            <w:r>
              <w:rPr>
                <w:noProof/>
                <w:webHidden/>
              </w:rPr>
              <w:instrText xml:space="preserve"> PAGEREF _Toc183076613 \h </w:instrText>
            </w:r>
            <w:r>
              <w:rPr>
                <w:noProof/>
                <w:webHidden/>
              </w:rPr>
            </w:r>
            <w:r>
              <w:rPr>
                <w:noProof/>
                <w:webHidden/>
              </w:rPr>
              <w:fldChar w:fldCharType="separate"/>
            </w:r>
            <w:r>
              <w:rPr>
                <w:noProof/>
                <w:webHidden/>
              </w:rPr>
              <w:t>19</w:t>
            </w:r>
            <w:r>
              <w:rPr>
                <w:noProof/>
                <w:webHidden/>
              </w:rPr>
              <w:fldChar w:fldCharType="end"/>
            </w:r>
          </w:hyperlink>
        </w:p>
        <w:p w14:paraId="4C9D0372" w14:textId="06B102CC"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614" w:history="1">
            <w:r w:rsidRPr="00021480">
              <w:rPr>
                <w:rStyle w:val="Hyperlink"/>
                <w:noProof/>
              </w:rPr>
              <w:t xml:space="preserve">Chapter 4 </w:t>
            </w:r>
            <w:r w:rsidRPr="00021480">
              <w:rPr>
                <w:rStyle w:val="Hyperlink"/>
                <w:b/>
                <w:noProof/>
              </w:rPr>
              <w:t>RESULTS AND DISCUSSIONS</w:t>
            </w:r>
            <w:r>
              <w:rPr>
                <w:noProof/>
                <w:webHidden/>
              </w:rPr>
              <w:tab/>
            </w:r>
            <w:r>
              <w:rPr>
                <w:noProof/>
                <w:webHidden/>
              </w:rPr>
              <w:fldChar w:fldCharType="begin"/>
            </w:r>
            <w:r>
              <w:rPr>
                <w:noProof/>
                <w:webHidden/>
              </w:rPr>
              <w:instrText xml:space="preserve"> PAGEREF _Toc183076614 \h </w:instrText>
            </w:r>
            <w:r>
              <w:rPr>
                <w:noProof/>
                <w:webHidden/>
              </w:rPr>
            </w:r>
            <w:r>
              <w:rPr>
                <w:noProof/>
                <w:webHidden/>
              </w:rPr>
              <w:fldChar w:fldCharType="separate"/>
            </w:r>
            <w:r>
              <w:rPr>
                <w:noProof/>
                <w:webHidden/>
              </w:rPr>
              <w:t>21</w:t>
            </w:r>
            <w:r>
              <w:rPr>
                <w:noProof/>
                <w:webHidden/>
              </w:rPr>
              <w:fldChar w:fldCharType="end"/>
            </w:r>
          </w:hyperlink>
        </w:p>
        <w:p w14:paraId="3E9A06A1" w14:textId="6CC6F086"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15" w:history="1">
            <w:r w:rsidRPr="00021480">
              <w:rPr>
                <w:rStyle w:val="Hyperlink"/>
                <w:noProof/>
              </w:rPr>
              <w:t>Data Collection</w:t>
            </w:r>
            <w:r>
              <w:rPr>
                <w:noProof/>
                <w:webHidden/>
              </w:rPr>
              <w:tab/>
            </w:r>
            <w:r>
              <w:rPr>
                <w:noProof/>
                <w:webHidden/>
              </w:rPr>
              <w:fldChar w:fldCharType="begin"/>
            </w:r>
            <w:r>
              <w:rPr>
                <w:noProof/>
                <w:webHidden/>
              </w:rPr>
              <w:instrText xml:space="preserve"> PAGEREF _Toc183076615 \h </w:instrText>
            </w:r>
            <w:r>
              <w:rPr>
                <w:noProof/>
                <w:webHidden/>
              </w:rPr>
            </w:r>
            <w:r>
              <w:rPr>
                <w:noProof/>
                <w:webHidden/>
              </w:rPr>
              <w:fldChar w:fldCharType="separate"/>
            </w:r>
            <w:r>
              <w:rPr>
                <w:noProof/>
                <w:webHidden/>
              </w:rPr>
              <w:t>21</w:t>
            </w:r>
            <w:r>
              <w:rPr>
                <w:noProof/>
                <w:webHidden/>
              </w:rPr>
              <w:fldChar w:fldCharType="end"/>
            </w:r>
          </w:hyperlink>
        </w:p>
        <w:p w14:paraId="35FD1CA4" w14:textId="342EB6F8"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16" w:history="1">
            <w:r w:rsidRPr="00021480">
              <w:rPr>
                <w:rStyle w:val="Hyperlink"/>
                <w:noProof/>
              </w:rPr>
              <w:t>Data Exploration</w:t>
            </w:r>
            <w:r>
              <w:rPr>
                <w:noProof/>
                <w:webHidden/>
              </w:rPr>
              <w:tab/>
            </w:r>
            <w:r>
              <w:rPr>
                <w:noProof/>
                <w:webHidden/>
              </w:rPr>
              <w:fldChar w:fldCharType="begin"/>
            </w:r>
            <w:r>
              <w:rPr>
                <w:noProof/>
                <w:webHidden/>
              </w:rPr>
              <w:instrText xml:space="preserve"> PAGEREF _Toc183076616 \h </w:instrText>
            </w:r>
            <w:r>
              <w:rPr>
                <w:noProof/>
                <w:webHidden/>
              </w:rPr>
            </w:r>
            <w:r>
              <w:rPr>
                <w:noProof/>
                <w:webHidden/>
              </w:rPr>
              <w:fldChar w:fldCharType="separate"/>
            </w:r>
            <w:r>
              <w:rPr>
                <w:noProof/>
                <w:webHidden/>
              </w:rPr>
              <w:t>24</w:t>
            </w:r>
            <w:r>
              <w:rPr>
                <w:noProof/>
                <w:webHidden/>
              </w:rPr>
              <w:fldChar w:fldCharType="end"/>
            </w:r>
          </w:hyperlink>
        </w:p>
        <w:p w14:paraId="4A40845D" w14:textId="4A38558D"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17" w:history="1">
            <w:r w:rsidRPr="00021480">
              <w:rPr>
                <w:rStyle w:val="Hyperlink"/>
                <w:noProof/>
              </w:rPr>
              <w:t>Data Cleaning</w:t>
            </w:r>
            <w:r>
              <w:rPr>
                <w:noProof/>
                <w:webHidden/>
              </w:rPr>
              <w:tab/>
            </w:r>
            <w:r>
              <w:rPr>
                <w:noProof/>
                <w:webHidden/>
              </w:rPr>
              <w:fldChar w:fldCharType="begin"/>
            </w:r>
            <w:r>
              <w:rPr>
                <w:noProof/>
                <w:webHidden/>
              </w:rPr>
              <w:instrText xml:space="preserve"> PAGEREF _Toc183076617 \h </w:instrText>
            </w:r>
            <w:r>
              <w:rPr>
                <w:noProof/>
                <w:webHidden/>
              </w:rPr>
            </w:r>
            <w:r>
              <w:rPr>
                <w:noProof/>
                <w:webHidden/>
              </w:rPr>
              <w:fldChar w:fldCharType="separate"/>
            </w:r>
            <w:r>
              <w:rPr>
                <w:noProof/>
                <w:webHidden/>
              </w:rPr>
              <w:t>35</w:t>
            </w:r>
            <w:r>
              <w:rPr>
                <w:noProof/>
                <w:webHidden/>
              </w:rPr>
              <w:fldChar w:fldCharType="end"/>
            </w:r>
          </w:hyperlink>
        </w:p>
        <w:p w14:paraId="2822B3E3" w14:textId="7ED56C7E"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18" w:history="1">
            <w:r w:rsidRPr="00021480">
              <w:rPr>
                <w:rStyle w:val="Hyperlink"/>
                <w:noProof/>
              </w:rPr>
              <w:t>Feature Engineering</w:t>
            </w:r>
            <w:r>
              <w:rPr>
                <w:noProof/>
                <w:webHidden/>
              </w:rPr>
              <w:tab/>
            </w:r>
            <w:r>
              <w:rPr>
                <w:noProof/>
                <w:webHidden/>
              </w:rPr>
              <w:fldChar w:fldCharType="begin"/>
            </w:r>
            <w:r>
              <w:rPr>
                <w:noProof/>
                <w:webHidden/>
              </w:rPr>
              <w:instrText xml:space="preserve"> PAGEREF _Toc183076618 \h </w:instrText>
            </w:r>
            <w:r>
              <w:rPr>
                <w:noProof/>
                <w:webHidden/>
              </w:rPr>
            </w:r>
            <w:r>
              <w:rPr>
                <w:noProof/>
                <w:webHidden/>
              </w:rPr>
              <w:fldChar w:fldCharType="separate"/>
            </w:r>
            <w:r>
              <w:rPr>
                <w:noProof/>
                <w:webHidden/>
              </w:rPr>
              <w:t>39</w:t>
            </w:r>
            <w:r>
              <w:rPr>
                <w:noProof/>
                <w:webHidden/>
              </w:rPr>
              <w:fldChar w:fldCharType="end"/>
            </w:r>
          </w:hyperlink>
        </w:p>
        <w:p w14:paraId="565BC59C" w14:textId="4A5565DD"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19" w:history="1">
            <w:r w:rsidRPr="00021480">
              <w:rPr>
                <w:rStyle w:val="Hyperlink"/>
                <w:noProof/>
              </w:rPr>
              <w:t>Model Development and Training</w:t>
            </w:r>
            <w:r>
              <w:rPr>
                <w:noProof/>
                <w:webHidden/>
              </w:rPr>
              <w:tab/>
            </w:r>
            <w:r>
              <w:rPr>
                <w:noProof/>
                <w:webHidden/>
              </w:rPr>
              <w:fldChar w:fldCharType="begin"/>
            </w:r>
            <w:r>
              <w:rPr>
                <w:noProof/>
                <w:webHidden/>
              </w:rPr>
              <w:instrText xml:space="preserve"> PAGEREF _Toc183076619 \h </w:instrText>
            </w:r>
            <w:r>
              <w:rPr>
                <w:noProof/>
                <w:webHidden/>
              </w:rPr>
            </w:r>
            <w:r>
              <w:rPr>
                <w:noProof/>
                <w:webHidden/>
              </w:rPr>
              <w:fldChar w:fldCharType="separate"/>
            </w:r>
            <w:r>
              <w:rPr>
                <w:noProof/>
                <w:webHidden/>
              </w:rPr>
              <w:t>41</w:t>
            </w:r>
            <w:r>
              <w:rPr>
                <w:noProof/>
                <w:webHidden/>
              </w:rPr>
              <w:fldChar w:fldCharType="end"/>
            </w:r>
          </w:hyperlink>
        </w:p>
        <w:p w14:paraId="19B8C9B7" w14:textId="19995677"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20" w:history="1">
            <w:r w:rsidRPr="00021480">
              <w:rPr>
                <w:rStyle w:val="Hyperlink"/>
                <w:noProof/>
              </w:rPr>
              <w:t>Model Evaluation</w:t>
            </w:r>
            <w:r>
              <w:rPr>
                <w:noProof/>
                <w:webHidden/>
              </w:rPr>
              <w:tab/>
            </w:r>
            <w:r>
              <w:rPr>
                <w:noProof/>
                <w:webHidden/>
              </w:rPr>
              <w:fldChar w:fldCharType="begin"/>
            </w:r>
            <w:r>
              <w:rPr>
                <w:noProof/>
                <w:webHidden/>
              </w:rPr>
              <w:instrText xml:space="preserve"> PAGEREF _Toc183076620 \h </w:instrText>
            </w:r>
            <w:r>
              <w:rPr>
                <w:noProof/>
                <w:webHidden/>
              </w:rPr>
            </w:r>
            <w:r>
              <w:rPr>
                <w:noProof/>
                <w:webHidden/>
              </w:rPr>
              <w:fldChar w:fldCharType="separate"/>
            </w:r>
            <w:r>
              <w:rPr>
                <w:noProof/>
                <w:webHidden/>
              </w:rPr>
              <w:t>45</w:t>
            </w:r>
            <w:r>
              <w:rPr>
                <w:noProof/>
                <w:webHidden/>
              </w:rPr>
              <w:fldChar w:fldCharType="end"/>
            </w:r>
          </w:hyperlink>
        </w:p>
        <w:p w14:paraId="611F355D" w14:textId="552E8248"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21" w:history="1">
            <w:r w:rsidRPr="00021480">
              <w:rPr>
                <w:rStyle w:val="Hyperlink"/>
                <w:noProof/>
              </w:rPr>
              <w:t>Detailed Forecast Analysis</w:t>
            </w:r>
            <w:r>
              <w:rPr>
                <w:noProof/>
                <w:webHidden/>
              </w:rPr>
              <w:tab/>
            </w:r>
            <w:r>
              <w:rPr>
                <w:noProof/>
                <w:webHidden/>
              </w:rPr>
              <w:fldChar w:fldCharType="begin"/>
            </w:r>
            <w:r>
              <w:rPr>
                <w:noProof/>
                <w:webHidden/>
              </w:rPr>
              <w:instrText xml:space="preserve"> PAGEREF _Toc183076621 \h </w:instrText>
            </w:r>
            <w:r>
              <w:rPr>
                <w:noProof/>
                <w:webHidden/>
              </w:rPr>
            </w:r>
            <w:r>
              <w:rPr>
                <w:noProof/>
                <w:webHidden/>
              </w:rPr>
              <w:fldChar w:fldCharType="separate"/>
            </w:r>
            <w:r>
              <w:rPr>
                <w:noProof/>
                <w:webHidden/>
              </w:rPr>
              <w:t>46</w:t>
            </w:r>
            <w:r>
              <w:rPr>
                <w:noProof/>
                <w:webHidden/>
              </w:rPr>
              <w:fldChar w:fldCharType="end"/>
            </w:r>
          </w:hyperlink>
        </w:p>
        <w:p w14:paraId="054F205B" w14:textId="188159B0"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622" w:history="1">
            <w:r w:rsidRPr="00021480">
              <w:rPr>
                <w:rStyle w:val="Hyperlink"/>
                <w:noProof/>
              </w:rPr>
              <w:t xml:space="preserve">Chapter 5 </w:t>
            </w:r>
            <w:r w:rsidRPr="00021480">
              <w:rPr>
                <w:rStyle w:val="Hyperlink"/>
                <w:b/>
                <w:noProof/>
              </w:rPr>
              <w:t>CONCLUSION AND RECOMMENDATIONS</w:t>
            </w:r>
            <w:r>
              <w:rPr>
                <w:noProof/>
                <w:webHidden/>
              </w:rPr>
              <w:tab/>
            </w:r>
            <w:r>
              <w:rPr>
                <w:noProof/>
                <w:webHidden/>
              </w:rPr>
              <w:fldChar w:fldCharType="begin"/>
            </w:r>
            <w:r>
              <w:rPr>
                <w:noProof/>
                <w:webHidden/>
              </w:rPr>
              <w:instrText xml:space="preserve"> PAGEREF _Toc183076622 \h </w:instrText>
            </w:r>
            <w:r>
              <w:rPr>
                <w:noProof/>
                <w:webHidden/>
              </w:rPr>
            </w:r>
            <w:r>
              <w:rPr>
                <w:noProof/>
                <w:webHidden/>
              </w:rPr>
              <w:fldChar w:fldCharType="separate"/>
            </w:r>
            <w:r>
              <w:rPr>
                <w:noProof/>
                <w:webHidden/>
              </w:rPr>
              <w:t>49</w:t>
            </w:r>
            <w:r>
              <w:rPr>
                <w:noProof/>
                <w:webHidden/>
              </w:rPr>
              <w:fldChar w:fldCharType="end"/>
            </w:r>
          </w:hyperlink>
        </w:p>
        <w:p w14:paraId="4799084B" w14:textId="756D3AE8"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23" w:history="1">
            <w:r w:rsidRPr="00021480">
              <w:rPr>
                <w:rStyle w:val="Hyperlink"/>
                <w:noProof/>
              </w:rPr>
              <w:t>Conclusion</w:t>
            </w:r>
            <w:r>
              <w:rPr>
                <w:noProof/>
                <w:webHidden/>
              </w:rPr>
              <w:tab/>
            </w:r>
            <w:r>
              <w:rPr>
                <w:noProof/>
                <w:webHidden/>
              </w:rPr>
              <w:fldChar w:fldCharType="begin"/>
            </w:r>
            <w:r>
              <w:rPr>
                <w:noProof/>
                <w:webHidden/>
              </w:rPr>
              <w:instrText xml:space="preserve"> PAGEREF _Toc183076623 \h </w:instrText>
            </w:r>
            <w:r>
              <w:rPr>
                <w:noProof/>
                <w:webHidden/>
              </w:rPr>
            </w:r>
            <w:r>
              <w:rPr>
                <w:noProof/>
                <w:webHidden/>
              </w:rPr>
              <w:fldChar w:fldCharType="separate"/>
            </w:r>
            <w:r>
              <w:rPr>
                <w:noProof/>
                <w:webHidden/>
              </w:rPr>
              <w:t>49</w:t>
            </w:r>
            <w:r>
              <w:rPr>
                <w:noProof/>
                <w:webHidden/>
              </w:rPr>
              <w:fldChar w:fldCharType="end"/>
            </w:r>
          </w:hyperlink>
        </w:p>
        <w:p w14:paraId="54DFF8CA" w14:textId="0B731F1B" w:rsidR="00B71F61" w:rsidRDefault="00B71F61">
          <w:pPr>
            <w:pStyle w:val="TOC2"/>
            <w:tabs>
              <w:tab w:val="right" w:pos="8296"/>
            </w:tabs>
            <w:rPr>
              <w:rFonts w:asciiTheme="minorHAnsi" w:eastAsiaTheme="minorEastAsia" w:hAnsiTheme="minorHAnsi" w:cstheme="minorBidi"/>
              <w:noProof/>
              <w:kern w:val="2"/>
              <w:sz w:val="24"/>
              <w:lang w:val="en-PH" w:eastAsia="en-PH"/>
              <w14:ligatures w14:val="standardContextual"/>
            </w:rPr>
          </w:pPr>
          <w:hyperlink w:anchor="_Toc183076624" w:history="1">
            <w:r w:rsidRPr="00021480">
              <w:rPr>
                <w:rStyle w:val="Hyperlink"/>
                <w:noProof/>
              </w:rPr>
              <w:t>Recommendations</w:t>
            </w:r>
            <w:r>
              <w:rPr>
                <w:noProof/>
                <w:webHidden/>
              </w:rPr>
              <w:tab/>
            </w:r>
            <w:r>
              <w:rPr>
                <w:noProof/>
                <w:webHidden/>
              </w:rPr>
              <w:fldChar w:fldCharType="begin"/>
            </w:r>
            <w:r>
              <w:rPr>
                <w:noProof/>
                <w:webHidden/>
              </w:rPr>
              <w:instrText xml:space="preserve"> PAGEREF _Toc183076624 \h </w:instrText>
            </w:r>
            <w:r>
              <w:rPr>
                <w:noProof/>
                <w:webHidden/>
              </w:rPr>
            </w:r>
            <w:r>
              <w:rPr>
                <w:noProof/>
                <w:webHidden/>
              </w:rPr>
              <w:fldChar w:fldCharType="separate"/>
            </w:r>
            <w:r>
              <w:rPr>
                <w:noProof/>
                <w:webHidden/>
              </w:rPr>
              <w:t>50</w:t>
            </w:r>
            <w:r>
              <w:rPr>
                <w:noProof/>
                <w:webHidden/>
              </w:rPr>
              <w:fldChar w:fldCharType="end"/>
            </w:r>
          </w:hyperlink>
        </w:p>
        <w:p w14:paraId="2F584B87" w14:textId="59AAB2AE"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625" w:history="1">
            <w:r w:rsidRPr="00021480">
              <w:rPr>
                <w:rStyle w:val="Hyperlink"/>
                <w:b/>
                <w:noProof/>
              </w:rPr>
              <w:t>Bibliography</w:t>
            </w:r>
            <w:r>
              <w:rPr>
                <w:noProof/>
                <w:webHidden/>
              </w:rPr>
              <w:tab/>
            </w:r>
            <w:r>
              <w:rPr>
                <w:noProof/>
                <w:webHidden/>
              </w:rPr>
              <w:fldChar w:fldCharType="begin"/>
            </w:r>
            <w:r>
              <w:rPr>
                <w:noProof/>
                <w:webHidden/>
              </w:rPr>
              <w:instrText xml:space="preserve"> PAGEREF _Toc183076625 \h </w:instrText>
            </w:r>
            <w:r>
              <w:rPr>
                <w:noProof/>
                <w:webHidden/>
              </w:rPr>
            </w:r>
            <w:r>
              <w:rPr>
                <w:noProof/>
                <w:webHidden/>
              </w:rPr>
              <w:fldChar w:fldCharType="separate"/>
            </w:r>
            <w:r>
              <w:rPr>
                <w:noProof/>
                <w:webHidden/>
              </w:rPr>
              <w:t>50</w:t>
            </w:r>
            <w:r>
              <w:rPr>
                <w:noProof/>
                <w:webHidden/>
              </w:rPr>
              <w:fldChar w:fldCharType="end"/>
            </w:r>
          </w:hyperlink>
        </w:p>
        <w:p w14:paraId="69565454" w14:textId="3BB42576"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626" w:history="1">
            <w:r w:rsidRPr="00021480">
              <w:rPr>
                <w:rStyle w:val="Hyperlink"/>
                <w:noProof/>
                <w:lang w:val="en-PH" w:eastAsia="en-PH"/>
              </w:rPr>
              <w:t>Appendix A SOURCE CODE</w:t>
            </w:r>
            <w:r>
              <w:rPr>
                <w:noProof/>
                <w:webHidden/>
              </w:rPr>
              <w:tab/>
            </w:r>
            <w:r>
              <w:rPr>
                <w:noProof/>
                <w:webHidden/>
              </w:rPr>
              <w:fldChar w:fldCharType="begin"/>
            </w:r>
            <w:r>
              <w:rPr>
                <w:noProof/>
                <w:webHidden/>
              </w:rPr>
              <w:instrText xml:space="preserve"> PAGEREF _Toc183076626 \h </w:instrText>
            </w:r>
            <w:r>
              <w:rPr>
                <w:noProof/>
                <w:webHidden/>
              </w:rPr>
            </w:r>
            <w:r>
              <w:rPr>
                <w:noProof/>
                <w:webHidden/>
              </w:rPr>
              <w:fldChar w:fldCharType="separate"/>
            </w:r>
            <w:r>
              <w:rPr>
                <w:noProof/>
                <w:webHidden/>
              </w:rPr>
              <w:t>56</w:t>
            </w:r>
            <w:r>
              <w:rPr>
                <w:noProof/>
                <w:webHidden/>
              </w:rPr>
              <w:fldChar w:fldCharType="end"/>
            </w:r>
          </w:hyperlink>
        </w:p>
        <w:p w14:paraId="2FEE1600" w14:textId="4009C1B3"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627" w:history="1">
            <w:r w:rsidRPr="00021480">
              <w:rPr>
                <w:rStyle w:val="Hyperlink"/>
                <w:noProof/>
                <w:lang w:val="en-PH" w:eastAsia="en-PH"/>
              </w:rPr>
              <w:t>Appendix B DATASETS</w:t>
            </w:r>
            <w:r>
              <w:rPr>
                <w:noProof/>
                <w:webHidden/>
              </w:rPr>
              <w:tab/>
            </w:r>
            <w:r>
              <w:rPr>
                <w:noProof/>
                <w:webHidden/>
              </w:rPr>
              <w:fldChar w:fldCharType="begin"/>
            </w:r>
            <w:r>
              <w:rPr>
                <w:noProof/>
                <w:webHidden/>
              </w:rPr>
              <w:instrText xml:space="preserve"> PAGEREF _Toc183076627 \h </w:instrText>
            </w:r>
            <w:r>
              <w:rPr>
                <w:noProof/>
                <w:webHidden/>
              </w:rPr>
            </w:r>
            <w:r>
              <w:rPr>
                <w:noProof/>
                <w:webHidden/>
              </w:rPr>
              <w:fldChar w:fldCharType="separate"/>
            </w:r>
            <w:r>
              <w:rPr>
                <w:noProof/>
                <w:webHidden/>
              </w:rPr>
              <w:t>56</w:t>
            </w:r>
            <w:r>
              <w:rPr>
                <w:noProof/>
                <w:webHidden/>
              </w:rPr>
              <w:fldChar w:fldCharType="end"/>
            </w:r>
          </w:hyperlink>
        </w:p>
        <w:p w14:paraId="5BCEBEA9" w14:textId="34B2669B" w:rsidR="00B71F61" w:rsidRDefault="00B71F61">
          <w:pPr>
            <w:pStyle w:val="TOC1"/>
            <w:rPr>
              <w:rFonts w:asciiTheme="minorHAnsi" w:eastAsiaTheme="minorEastAsia" w:hAnsiTheme="minorHAnsi" w:cstheme="minorBidi"/>
              <w:noProof/>
              <w:kern w:val="2"/>
              <w:sz w:val="24"/>
              <w:lang w:val="en-PH" w:eastAsia="en-PH"/>
              <w14:ligatures w14:val="standardContextual"/>
            </w:rPr>
          </w:pPr>
          <w:hyperlink w:anchor="_Toc183076628" w:history="1">
            <w:r w:rsidRPr="00021480">
              <w:rPr>
                <w:rStyle w:val="Hyperlink"/>
                <w:noProof/>
                <w:lang w:val="en-PH" w:eastAsia="en-PH"/>
              </w:rPr>
              <w:t>Appendix C CURRICULUM VITAE</w:t>
            </w:r>
            <w:r>
              <w:rPr>
                <w:noProof/>
                <w:webHidden/>
              </w:rPr>
              <w:tab/>
            </w:r>
            <w:r>
              <w:rPr>
                <w:noProof/>
                <w:webHidden/>
              </w:rPr>
              <w:fldChar w:fldCharType="begin"/>
            </w:r>
            <w:r>
              <w:rPr>
                <w:noProof/>
                <w:webHidden/>
              </w:rPr>
              <w:instrText xml:space="preserve"> PAGEREF _Toc183076628 \h </w:instrText>
            </w:r>
            <w:r>
              <w:rPr>
                <w:noProof/>
                <w:webHidden/>
              </w:rPr>
            </w:r>
            <w:r>
              <w:rPr>
                <w:noProof/>
                <w:webHidden/>
              </w:rPr>
              <w:fldChar w:fldCharType="separate"/>
            </w:r>
            <w:r>
              <w:rPr>
                <w:noProof/>
                <w:webHidden/>
              </w:rPr>
              <w:t>57</w:t>
            </w:r>
            <w:r>
              <w:rPr>
                <w:noProof/>
                <w:webHidden/>
              </w:rPr>
              <w:fldChar w:fldCharType="end"/>
            </w:r>
          </w:hyperlink>
        </w:p>
        <w:p w14:paraId="7190657F" w14:textId="2575503C" w:rsidR="001C5113" w:rsidRDefault="001C5113" w:rsidP="001C5113">
          <w:pPr>
            <w:pStyle w:val="TOC1"/>
            <w:rPr>
              <w:rStyle w:val="Hyperlink"/>
            </w:rPr>
          </w:pPr>
          <w:r>
            <w:fldChar w:fldCharType="end"/>
          </w:r>
        </w:p>
      </w:sdtContent>
    </w:sdt>
    <w:p w14:paraId="4B92B392" w14:textId="77777777" w:rsidR="001C5113" w:rsidRDefault="001C5113" w:rsidP="001C5113">
      <w:pPr>
        <w:contextualSpacing w:val="0"/>
      </w:pPr>
      <w:r>
        <w:br w:type="page"/>
      </w:r>
    </w:p>
    <w:p w14:paraId="55FFBA62" w14:textId="77777777" w:rsidR="001C5113" w:rsidRPr="00D00ECA" w:rsidRDefault="001C5113" w:rsidP="001C5113">
      <w:pPr>
        <w:pStyle w:val="Heading1"/>
        <w:rPr>
          <w:b/>
        </w:rPr>
      </w:pPr>
      <w:bookmarkStart w:id="13" w:name="_Toc183076593"/>
      <w:commentRangeStart w:id="14"/>
      <w:commentRangeStart w:id="15"/>
      <w:r w:rsidRPr="6487A6F1">
        <w:rPr>
          <w:b/>
        </w:rPr>
        <w:lastRenderedPageBreak/>
        <w:t>List of Figures</w:t>
      </w:r>
      <w:commentRangeEnd w:id="14"/>
      <w:r>
        <w:rPr>
          <w:rStyle w:val="CommentReference"/>
        </w:rPr>
        <w:commentReference w:id="14"/>
      </w:r>
      <w:commentRangeEnd w:id="15"/>
      <w:r>
        <w:rPr>
          <w:rStyle w:val="CommentReference"/>
          <w:bCs w:val="0"/>
        </w:rPr>
        <w:commentReference w:id="15"/>
      </w:r>
      <w:bookmarkEnd w:id="13"/>
    </w:p>
    <w:p w14:paraId="3DE5633E" w14:textId="0B04F7D6" w:rsidR="00B71F61" w:rsidRDefault="001C5113">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r>
        <w:fldChar w:fldCharType="begin"/>
      </w:r>
      <w:r>
        <w:instrText xml:space="preserve"> TOC \h \z \c "Figure" </w:instrText>
      </w:r>
      <w:r>
        <w:fldChar w:fldCharType="separate"/>
      </w:r>
      <w:hyperlink w:anchor="_Toc183075732" w:history="1">
        <w:r w:rsidR="00B71F61" w:rsidRPr="00B36799">
          <w:rPr>
            <w:rStyle w:val="Hyperlink"/>
            <w:noProof/>
          </w:rPr>
          <w:t xml:space="preserve">Figure 1  </w:t>
        </w:r>
        <w:r w:rsidR="00B71F61" w:rsidRPr="00B36799">
          <w:rPr>
            <w:rStyle w:val="Hyperlink"/>
            <w:i/>
            <w:noProof/>
          </w:rPr>
          <w:t>Random Forest</w:t>
        </w:r>
        <w:r w:rsidR="00B71F61">
          <w:rPr>
            <w:noProof/>
            <w:webHidden/>
          </w:rPr>
          <w:tab/>
        </w:r>
        <w:r w:rsidR="00B71F61">
          <w:rPr>
            <w:noProof/>
            <w:webHidden/>
          </w:rPr>
          <w:fldChar w:fldCharType="begin"/>
        </w:r>
        <w:r w:rsidR="00B71F61">
          <w:rPr>
            <w:noProof/>
            <w:webHidden/>
          </w:rPr>
          <w:instrText xml:space="preserve"> PAGEREF _Toc183075732 \h </w:instrText>
        </w:r>
        <w:r w:rsidR="00B71F61">
          <w:rPr>
            <w:noProof/>
            <w:webHidden/>
          </w:rPr>
        </w:r>
        <w:r w:rsidR="00B71F61">
          <w:rPr>
            <w:noProof/>
            <w:webHidden/>
          </w:rPr>
          <w:fldChar w:fldCharType="separate"/>
        </w:r>
        <w:r w:rsidR="00B71F61">
          <w:rPr>
            <w:noProof/>
            <w:webHidden/>
          </w:rPr>
          <w:t>9</w:t>
        </w:r>
        <w:r w:rsidR="00B71F61">
          <w:rPr>
            <w:noProof/>
            <w:webHidden/>
          </w:rPr>
          <w:fldChar w:fldCharType="end"/>
        </w:r>
      </w:hyperlink>
    </w:p>
    <w:p w14:paraId="241D1479" w14:textId="54CD8B0B"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33" w:history="1">
        <w:r w:rsidRPr="00B36799">
          <w:rPr>
            <w:rStyle w:val="Hyperlink"/>
            <w:noProof/>
          </w:rPr>
          <w:t xml:space="preserve">Figure 2  </w:t>
        </w:r>
        <w:r w:rsidRPr="00B36799">
          <w:rPr>
            <w:rStyle w:val="Hyperlink"/>
            <w:i/>
            <w:noProof/>
          </w:rPr>
          <w:t>Theoretical Framework</w:t>
        </w:r>
        <w:r>
          <w:rPr>
            <w:noProof/>
            <w:webHidden/>
          </w:rPr>
          <w:tab/>
        </w:r>
        <w:r>
          <w:rPr>
            <w:noProof/>
            <w:webHidden/>
          </w:rPr>
          <w:fldChar w:fldCharType="begin"/>
        </w:r>
        <w:r>
          <w:rPr>
            <w:noProof/>
            <w:webHidden/>
          </w:rPr>
          <w:instrText xml:space="preserve"> PAGEREF _Toc183075733 \h </w:instrText>
        </w:r>
        <w:r>
          <w:rPr>
            <w:noProof/>
            <w:webHidden/>
          </w:rPr>
        </w:r>
        <w:r>
          <w:rPr>
            <w:noProof/>
            <w:webHidden/>
          </w:rPr>
          <w:fldChar w:fldCharType="separate"/>
        </w:r>
        <w:r>
          <w:rPr>
            <w:noProof/>
            <w:webHidden/>
          </w:rPr>
          <w:t>15</w:t>
        </w:r>
        <w:r>
          <w:rPr>
            <w:noProof/>
            <w:webHidden/>
          </w:rPr>
          <w:fldChar w:fldCharType="end"/>
        </w:r>
      </w:hyperlink>
    </w:p>
    <w:p w14:paraId="0AA71C5C" w14:textId="63EA2EDD"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34" w:history="1">
        <w:r w:rsidRPr="00B36799">
          <w:rPr>
            <w:rStyle w:val="Hyperlink"/>
            <w:noProof/>
          </w:rPr>
          <w:t xml:space="preserve">Figure 3  </w:t>
        </w:r>
        <w:r w:rsidRPr="00B36799">
          <w:rPr>
            <w:rStyle w:val="Hyperlink"/>
            <w:i/>
            <w:noProof/>
          </w:rPr>
          <w:t>Distribution of CASH COSTS</w:t>
        </w:r>
        <w:r>
          <w:rPr>
            <w:noProof/>
            <w:webHidden/>
          </w:rPr>
          <w:tab/>
        </w:r>
        <w:r>
          <w:rPr>
            <w:noProof/>
            <w:webHidden/>
          </w:rPr>
          <w:fldChar w:fldCharType="begin"/>
        </w:r>
        <w:r>
          <w:rPr>
            <w:noProof/>
            <w:webHidden/>
          </w:rPr>
          <w:instrText xml:space="preserve"> PAGEREF _Toc183075734 \h </w:instrText>
        </w:r>
        <w:r>
          <w:rPr>
            <w:noProof/>
            <w:webHidden/>
          </w:rPr>
        </w:r>
        <w:r>
          <w:rPr>
            <w:noProof/>
            <w:webHidden/>
          </w:rPr>
          <w:fldChar w:fldCharType="separate"/>
        </w:r>
        <w:r>
          <w:rPr>
            <w:noProof/>
            <w:webHidden/>
          </w:rPr>
          <w:t>25</w:t>
        </w:r>
        <w:r>
          <w:rPr>
            <w:noProof/>
            <w:webHidden/>
          </w:rPr>
          <w:fldChar w:fldCharType="end"/>
        </w:r>
      </w:hyperlink>
    </w:p>
    <w:p w14:paraId="47F7A3F4" w14:textId="31EF54CF"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35" w:history="1">
        <w:r w:rsidRPr="00B36799">
          <w:rPr>
            <w:rStyle w:val="Hyperlink"/>
            <w:noProof/>
          </w:rPr>
          <w:t xml:space="preserve">Figure 4  </w:t>
        </w:r>
        <w:r w:rsidRPr="00B36799">
          <w:rPr>
            <w:rStyle w:val="Hyperlink"/>
            <w:i/>
            <w:noProof/>
          </w:rPr>
          <w:t>Distribution of TOTAL COSTS</w:t>
        </w:r>
        <w:r>
          <w:rPr>
            <w:noProof/>
            <w:webHidden/>
          </w:rPr>
          <w:tab/>
        </w:r>
        <w:r>
          <w:rPr>
            <w:noProof/>
            <w:webHidden/>
          </w:rPr>
          <w:fldChar w:fldCharType="begin"/>
        </w:r>
        <w:r>
          <w:rPr>
            <w:noProof/>
            <w:webHidden/>
          </w:rPr>
          <w:instrText xml:space="preserve"> PAGEREF _Toc183075735 \h </w:instrText>
        </w:r>
        <w:r>
          <w:rPr>
            <w:noProof/>
            <w:webHidden/>
          </w:rPr>
        </w:r>
        <w:r>
          <w:rPr>
            <w:noProof/>
            <w:webHidden/>
          </w:rPr>
          <w:fldChar w:fldCharType="separate"/>
        </w:r>
        <w:r>
          <w:rPr>
            <w:noProof/>
            <w:webHidden/>
          </w:rPr>
          <w:t>26</w:t>
        </w:r>
        <w:r>
          <w:rPr>
            <w:noProof/>
            <w:webHidden/>
          </w:rPr>
          <w:fldChar w:fldCharType="end"/>
        </w:r>
      </w:hyperlink>
    </w:p>
    <w:p w14:paraId="025999C4" w14:textId="7EC870A5"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36" w:history="1">
        <w:r w:rsidRPr="00B36799">
          <w:rPr>
            <w:rStyle w:val="Hyperlink"/>
            <w:noProof/>
          </w:rPr>
          <w:t xml:space="preserve">Figure 5  </w:t>
        </w:r>
        <w:r w:rsidRPr="00B36799">
          <w:rPr>
            <w:rStyle w:val="Hyperlink"/>
            <w:i/>
            <w:noProof/>
          </w:rPr>
          <w:t>Distribution of Yield per hectare (kg)</w:t>
        </w:r>
        <w:r>
          <w:rPr>
            <w:noProof/>
            <w:webHidden/>
          </w:rPr>
          <w:tab/>
        </w:r>
        <w:r>
          <w:rPr>
            <w:noProof/>
            <w:webHidden/>
          </w:rPr>
          <w:fldChar w:fldCharType="begin"/>
        </w:r>
        <w:r>
          <w:rPr>
            <w:noProof/>
            <w:webHidden/>
          </w:rPr>
          <w:instrText xml:space="preserve"> PAGEREF _Toc183075736 \h </w:instrText>
        </w:r>
        <w:r>
          <w:rPr>
            <w:noProof/>
            <w:webHidden/>
          </w:rPr>
        </w:r>
        <w:r>
          <w:rPr>
            <w:noProof/>
            <w:webHidden/>
          </w:rPr>
          <w:fldChar w:fldCharType="separate"/>
        </w:r>
        <w:r>
          <w:rPr>
            <w:noProof/>
            <w:webHidden/>
          </w:rPr>
          <w:t>28</w:t>
        </w:r>
        <w:r>
          <w:rPr>
            <w:noProof/>
            <w:webHidden/>
          </w:rPr>
          <w:fldChar w:fldCharType="end"/>
        </w:r>
      </w:hyperlink>
    </w:p>
    <w:p w14:paraId="426CAAAD" w14:textId="29FAF292"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37" w:history="1">
        <w:r w:rsidRPr="00B36799">
          <w:rPr>
            <w:rStyle w:val="Hyperlink"/>
            <w:noProof/>
          </w:rPr>
          <w:t xml:space="preserve">Figure 6  </w:t>
        </w:r>
        <w:r w:rsidRPr="00B36799">
          <w:rPr>
            <w:rStyle w:val="Hyperlink"/>
            <w:i/>
            <w:noProof/>
          </w:rPr>
          <w:t>Distribution of Farmgate price (pesos/kg)</w:t>
        </w:r>
        <w:r>
          <w:rPr>
            <w:noProof/>
            <w:webHidden/>
          </w:rPr>
          <w:tab/>
        </w:r>
        <w:r>
          <w:rPr>
            <w:noProof/>
            <w:webHidden/>
          </w:rPr>
          <w:fldChar w:fldCharType="begin"/>
        </w:r>
        <w:r>
          <w:rPr>
            <w:noProof/>
            <w:webHidden/>
          </w:rPr>
          <w:instrText xml:space="preserve"> PAGEREF _Toc183075737 \h </w:instrText>
        </w:r>
        <w:r>
          <w:rPr>
            <w:noProof/>
            <w:webHidden/>
          </w:rPr>
        </w:r>
        <w:r>
          <w:rPr>
            <w:noProof/>
            <w:webHidden/>
          </w:rPr>
          <w:fldChar w:fldCharType="separate"/>
        </w:r>
        <w:r>
          <w:rPr>
            <w:noProof/>
            <w:webHidden/>
          </w:rPr>
          <w:t>28</w:t>
        </w:r>
        <w:r>
          <w:rPr>
            <w:noProof/>
            <w:webHidden/>
          </w:rPr>
          <w:fldChar w:fldCharType="end"/>
        </w:r>
      </w:hyperlink>
    </w:p>
    <w:p w14:paraId="5DDC8AB6" w14:textId="7FD8EDAF"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38" w:history="1">
        <w:r w:rsidRPr="00B36799">
          <w:rPr>
            <w:rStyle w:val="Hyperlink"/>
            <w:noProof/>
          </w:rPr>
          <w:t xml:space="preserve">Figure 7  </w:t>
        </w:r>
        <w:r w:rsidRPr="00B36799">
          <w:rPr>
            <w:rStyle w:val="Hyperlink"/>
            <w:i/>
            <w:noProof/>
          </w:rPr>
          <w:t>Distribution of Crop Types</w:t>
        </w:r>
        <w:r>
          <w:rPr>
            <w:noProof/>
            <w:webHidden/>
          </w:rPr>
          <w:tab/>
        </w:r>
        <w:r>
          <w:rPr>
            <w:noProof/>
            <w:webHidden/>
          </w:rPr>
          <w:fldChar w:fldCharType="begin"/>
        </w:r>
        <w:r>
          <w:rPr>
            <w:noProof/>
            <w:webHidden/>
          </w:rPr>
          <w:instrText xml:space="preserve"> PAGEREF _Toc183075738 \h </w:instrText>
        </w:r>
        <w:r>
          <w:rPr>
            <w:noProof/>
            <w:webHidden/>
          </w:rPr>
        </w:r>
        <w:r>
          <w:rPr>
            <w:noProof/>
            <w:webHidden/>
          </w:rPr>
          <w:fldChar w:fldCharType="separate"/>
        </w:r>
        <w:r>
          <w:rPr>
            <w:noProof/>
            <w:webHidden/>
          </w:rPr>
          <w:t>30</w:t>
        </w:r>
        <w:r>
          <w:rPr>
            <w:noProof/>
            <w:webHidden/>
          </w:rPr>
          <w:fldChar w:fldCharType="end"/>
        </w:r>
      </w:hyperlink>
    </w:p>
    <w:p w14:paraId="70C24D1E" w14:textId="0316EC98"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39" w:history="1">
        <w:r w:rsidRPr="00B36799">
          <w:rPr>
            <w:rStyle w:val="Hyperlink"/>
            <w:noProof/>
          </w:rPr>
          <w:t xml:space="preserve">Figure 8  </w:t>
        </w:r>
        <w:r w:rsidRPr="00B36799">
          <w:rPr>
            <w:rStyle w:val="Hyperlink"/>
            <w:i/>
            <w:noProof/>
          </w:rPr>
          <w:t>Distribution of Seasons</w:t>
        </w:r>
        <w:r>
          <w:rPr>
            <w:noProof/>
            <w:webHidden/>
          </w:rPr>
          <w:tab/>
        </w:r>
        <w:r>
          <w:rPr>
            <w:noProof/>
            <w:webHidden/>
          </w:rPr>
          <w:fldChar w:fldCharType="begin"/>
        </w:r>
        <w:r>
          <w:rPr>
            <w:noProof/>
            <w:webHidden/>
          </w:rPr>
          <w:instrText xml:space="preserve"> PAGEREF _Toc183075739 \h </w:instrText>
        </w:r>
        <w:r>
          <w:rPr>
            <w:noProof/>
            <w:webHidden/>
          </w:rPr>
        </w:r>
        <w:r>
          <w:rPr>
            <w:noProof/>
            <w:webHidden/>
          </w:rPr>
          <w:fldChar w:fldCharType="separate"/>
        </w:r>
        <w:r>
          <w:rPr>
            <w:noProof/>
            <w:webHidden/>
          </w:rPr>
          <w:t>30</w:t>
        </w:r>
        <w:r>
          <w:rPr>
            <w:noProof/>
            <w:webHidden/>
          </w:rPr>
          <w:fldChar w:fldCharType="end"/>
        </w:r>
      </w:hyperlink>
    </w:p>
    <w:p w14:paraId="69157267" w14:textId="413F844A"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40" w:history="1">
        <w:r w:rsidRPr="00B36799">
          <w:rPr>
            <w:rStyle w:val="Hyperlink"/>
            <w:noProof/>
          </w:rPr>
          <w:t xml:space="preserve">Figure 9  </w:t>
        </w:r>
        <w:r w:rsidRPr="00B36799">
          <w:rPr>
            <w:rStyle w:val="Hyperlink"/>
            <w:i/>
            <w:noProof/>
          </w:rPr>
          <w:t>Total Number of CASH COSTS Compared to total amount of Yield per hectare (kg)</w:t>
        </w:r>
        <w:r>
          <w:rPr>
            <w:noProof/>
            <w:webHidden/>
          </w:rPr>
          <w:tab/>
        </w:r>
        <w:r>
          <w:rPr>
            <w:noProof/>
            <w:webHidden/>
          </w:rPr>
          <w:fldChar w:fldCharType="begin"/>
        </w:r>
        <w:r>
          <w:rPr>
            <w:noProof/>
            <w:webHidden/>
          </w:rPr>
          <w:instrText xml:space="preserve"> PAGEREF _Toc183075740 \h </w:instrText>
        </w:r>
        <w:r>
          <w:rPr>
            <w:noProof/>
            <w:webHidden/>
          </w:rPr>
        </w:r>
        <w:r>
          <w:rPr>
            <w:noProof/>
            <w:webHidden/>
          </w:rPr>
          <w:fldChar w:fldCharType="separate"/>
        </w:r>
        <w:r>
          <w:rPr>
            <w:noProof/>
            <w:webHidden/>
          </w:rPr>
          <w:t>31</w:t>
        </w:r>
        <w:r>
          <w:rPr>
            <w:noProof/>
            <w:webHidden/>
          </w:rPr>
          <w:fldChar w:fldCharType="end"/>
        </w:r>
      </w:hyperlink>
    </w:p>
    <w:p w14:paraId="76D2D905" w14:textId="6D66EC9A"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41" w:history="1">
        <w:r w:rsidRPr="00B36799">
          <w:rPr>
            <w:rStyle w:val="Hyperlink"/>
            <w:noProof/>
          </w:rPr>
          <w:t xml:space="preserve">Figure 10  </w:t>
        </w:r>
        <w:r w:rsidRPr="00B36799">
          <w:rPr>
            <w:rStyle w:val="Hyperlink"/>
            <w:i/>
            <w:noProof/>
          </w:rPr>
          <w:t>Total Number of Farmgate price Compared to total amount of Yield per hectare (kg)</w:t>
        </w:r>
        <w:r>
          <w:rPr>
            <w:noProof/>
            <w:webHidden/>
          </w:rPr>
          <w:tab/>
        </w:r>
        <w:r>
          <w:rPr>
            <w:noProof/>
            <w:webHidden/>
          </w:rPr>
          <w:fldChar w:fldCharType="begin"/>
        </w:r>
        <w:r>
          <w:rPr>
            <w:noProof/>
            <w:webHidden/>
          </w:rPr>
          <w:instrText xml:space="preserve"> PAGEREF _Toc183075741 \h </w:instrText>
        </w:r>
        <w:r>
          <w:rPr>
            <w:noProof/>
            <w:webHidden/>
          </w:rPr>
        </w:r>
        <w:r>
          <w:rPr>
            <w:noProof/>
            <w:webHidden/>
          </w:rPr>
          <w:fldChar w:fldCharType="separate"/>
        </w:r>
        <w:r>
          <w:rPr>
            <w:noProof/>
            <w:webHidden/>
          </w:rPr>
          <w:t>32</w:t>
        </w:r>
        <w:r>
          <w:rPr>
            <w:noProof/>
            <w:webHidden/>
          </w:rPr>
          <w:fldChar w:fldCharType="end"/>
        </w:r>
      </w:hyperlink>
    </w:p>
    <w:p w14:paraId="11DC7B79" w14:textId="6ECF26BD"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42" w:history="1">
        <w:r w:rsidRPr="00B36799">
          <w:rPr>
            <w:rStyle w:val="Hyperlink"/>
            <w:noProof/>
          </w:rPr>
          <w:t xml:space="preserve">Figure 11  </w:t>
        </w:r>
        <w:r w:rsidRPr="00B36799">
          <w:rPr>
            <w:rStyle w:val="Hyperlink"/>
            <w:i/>
            <w:noProof/>
          </w:rPr>
          <w:t>Boxplots for Key Numerical Features to Detect Outliers</w:t>
        </w:r>
        <w:r>
          <w:rPr>
            <w:noProof/>
            <w:webHidden/>
          </w:rPr>
          <w:tab/>
        </w:r>
        <w:r>
          <w:rPr>
            <w:noProof/>
            <w:webHidden/>
          </w:rPr>
          <w:fldChar w:fldCharType="begin"/>
        </w:r>
        <w:r>
          <w:rPr>
            <w:noProof/>
            <w:webHidden/>
          </w:rPr>
          <w:instrText xml:space="preserve"> PAGEREF _Toc183075742 \h </w:instrText>
        </w:r>
        <w:r>
          <w:rPr>
            <w:noProof/>
            <w:webHidden/>
          </w:rPr>
        </w:r>
        <w:r>
          <w:rPr>
            <w:noProof/>
            <w:webHidden/>
          </w:rPr>
          <w:fldChar w:fldCharType="separate"/>
        </w:r>
        <w:r>
          <w:rPr>
            <w:noProof/>
            <w:webHidden/>
          </w:rPr>
          <w:t>33</w:t>
        </w:r>
        <w:r>
          <w:rPr>
            <w:noProof/>
            <w:webHidden/>
          </w:rPr>
          <w:fldChar w:fldCharType="end"/>
        </w:r>
      </w:hyperlink>
    </w:p>
    <w:p w14:paraId="52797EBD" w14:textId="28EF2DBC"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43" w:history="1">
        <w:r w:rsidRPr="00B36799">
          <w:rPr>
            <w:rStyle w:val="Hyperlink"/>
            <w:noProof/>
          </w:rPr>
          <w:t xml:space="preserve">Figure 12  </w:t>
        </w:r>
        <w:r w:rsidRPr="00B36799">
          <w:rPr>
            <w:rStyle w:val="Hyperlink"/>
            <w:i/>
            <w:noProof/>
          </w:rPr>
          <w:t>Missing Data Visualization with Missingno on Corn Data</w:t>
        </w:r>
        <w:r>
          <w:rPr>
            <w:noProof/>
            <w:webHidden/>
          </w:rPr>
          <w:tab/>
        </w:r>
        <w:r>
          <w:rPr>
            <w:noProof/>
            <w:webHidden/>
          </w:rPr>
          <w:fldChar w:fldCharType="begin"/>
        </w:r>
        <w:r>
          <w:rPr>
            <w:noProof/>
            <w:webHidden/>
          </w:rPr>
          <w:instrText xml:space="preserve"> PAGEREF _Toc183075743 \h </w:instrText>
        </w:r>
        <w:r>
          <w:rPr>
            <w:noProof/>
            <w:webHidden/>
          </w:rPr>
        </w:r>
        <w:r>
          <w:rPr>
            <w:noProof/>
            <w:webHidden/>
          </w:rPr>
          <w:fldChar w:fldCharType="separate"/>
        </w:r>
        <w:r>
          <w:rPr>
            <w:noProof/>
            <w:webHidden/>
          </w:rPr>
          <w:t>38</w:t>
        </w:r>
        <w:r>
          <w:rPr>
            <w:noProof/>
            <w:webHidden/>
          </w:rPr>
          <w:fldChar w:fldCharType="end"/>
        </w:r>
      </w:hyperlink>
    </w:p>
    <w:p w14:paraId="19FFF1D4" w14:textId="26012DD0"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44" w:history="1">
        <w:r w:rsidRPr="00B36799">
          <w:rPr>
            <w:rStyle w:val="Hyperlink"/>
            <w:noProof/>
          </w:rPr>
          <w:t xml:space="preserve">Figure 13  </w:t>
        </w:r>
        <w:r w:rsidRPr="00B36799">
          <w:rPr>
            <w:rStyle w:val="Hyperlink"/>
            <w:i/>
            <w:noProof/>
          </w:rPr>
          <w:t>Missing Data Visualization with Missingno on Palay Data</w:t>
        </w:r>
        <w:r>
          <w:rPr>
            <w:noProof/>
            <w:webHidden/>
          </w:rPr>
          <w:tab/>
        </w:r>
        <w:r>
          <w:rPr>
            <w:noProof/>
            <w:webHidden/>
          </w:rPr>
          <w:fldChar w:fldCharType="begin"/>
        </w:r>
        <w:r>
          <w:rPr>
            <w:noProof/>
            <w:webHidden/>
          </w:rPr>
          <w:instrText xml:space="preserve"> PAGEREF _Toc183075744 \h </w:instrText>
        </w:r>
        <w:r>
          <w:rPr>
            <w:noProof/>
            <w:webHidden/>
          </w:rPr>
        </w:r>
        <w:r>
          <w:rPr>
            <w:noProof/>
            <w:webHidden/>
          </w:rPr>
          <w:fldChar w:fldCharType="separate"/>
        </w:r>
        <w:r>
          <w:rPr>
            <w:noProof/>
            <w:webHidden/>
          </w:rPr>
          <w:t>38</w:t>
        </w:r>
        <w:r>
          <w:rPr>
            <w:noProof/>
            <w:webHidden/>
          </w:rPr>
          <w:fldChar w:fldCharType="end"/>
        </w:r>
      </w:hyperlink>
    </w:p>
    <w:p w14:paraId="0AED0B57" w14:textId="5539C5E9"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45" w:history="1">
        <w:r w:rsidRPr="00B36799">
          <w:rPr>
            <w:rStyle w:val="Hyperlink"/>
            <w:noProof/>
          </w:rPr>
          <w:t xml:space="preserve">Figure 14  </w:t>
        </w:r>
        <w:r w:rsidRPr="00B36799">
          <w:rPr>
            <w:rStyle w:val="Hyperlink"/>
            <w:i/>
            <w:noProof/>
          </w:rPr>
          <w:t>Corn Yield Predictions for the Next Ten Years</w:t>
        </w:r>
        <w:r>
          <w:rPr>
            <w:noProof/>
            <w:webHidden/>
          </w:rPr>
          <w:tab/>
        </w:r>
        <w:r>
          <w:rPr>
            <w:noProof/>
            <w:webHidden/>
          </w:rPr>
          <w:fldChar w:fldCharType="begin"/>
        </w:r>
        <w:r>
          <w:rPr>
            <w:noProof/>
            <w:webHidden/>
          </w:rPr>
          <w:instrText xml:space="preserve"> PAGEREF _Toc183075745 \h </w:instrText>
        </w:r>
        <w:r>
          <w:rPr>
            <w:noProof/>
            <w:webHidden/>
          </w:rPr>
        </w:r>
        <w:r>
          <w:rPr>
            <w:noProof/>
            <w:webHidden/>
          </w:rPr>
          <w:fldChar w:fldCharType="separate"/>
        </w:r>
        <w:r>
          <w:rPr>
            <w:noProof/>
            <w:webHidden/>
          </w:rPr>
          <w:t>46</w:t>
        </w:r>
        <w:r>
          <w:rPr>
            <w:noProof/>
            <w:webHidden/>
          </w:rPr>
          <w:fldChar w:fldCharType="end"/>
        </w:r>
      </w:hyperlink>
    </w:p>
    <w:p w14:paraId="42D8BA5C" w14:textId="510CF60C"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5746" w:history="1">
        <w:r w:rsidRPr="00B36799">
          <w:rPr>
            <w:rStyle w:val="Hyperlink"/>
            <w:noProof/>
          </w:rPr>
          <w:t xml:space="preserve">Figure 15  </w:t>
        </w:r>
        <w:r w:rsidRPr="00B36799">
          <w:rPr>
            <w:rStyle w:val="Hyperlink"/>
            <w:i/>
            <w:noProof/>
          </w:rPr>
          <w:t>Palay Yield Predictions for the Next Ten Years</w:t>
        </w:r>
        <w:r>
          <w:rPr>
            <w:noProof/>
            <w:webHidden/>
          </w:rPr>
          <w:tab/>
        </w:r>
        <w:r>
          <w:rPr>
            <w:noProof/>
            <w:webHidden/>
          </w:rPr>
          <w:fldChar w:fldCharType="begin"/>
        </w:r>
        <w:r>
          <w:rPr>
            <w:noProof/>
            <w:webHidden/>
          </w:rPr>
          <w:instrText xml:space="preserve"> PAGEREF _Toc183075746 \h </w:instrText>
        </w:r>
        <w:r>
          <w:rPr>
            <w:noProof/>
            <w:webHidden/>
          </w:rPr>
        </w:r>
        <w:r>
          <w:rPr>
            <w:noProof/>
            <w:webHidden/>
          </w:rPr>
          <w:fldChar w:fldCharType="separate"/>
        </w:r>
        <w:r>
          <w:rPr>
            <w:noProof/>
            <w:webHidden/>
          </w:rPr>
          <w:t>47</w:t>
        </w:r>
        <w:r>
          <w:rPr>
            <w:noProof/>
            <w:webHidden/>
          </w:rPr>
          <w:fldChar w:fldCharType="end"/>
        </w:r>
      </w:hyperlink>
    </w:p>
    <w:p w14:paraId="26248678" w14:textId="0F722647" w:rsidR="001C5113" w:rsidRDefault="001C5113" w:rsidP="001C5113">
      <w:pPr>
        <w:ind w:firstLine="0"/>
      </w:pPr>
      <w:r>
        <w:fldChar w:fldCharType="end"/>
      </w:r>
    </w:p>
    <w:p w14:paraId="624778B7" w14:textId="77777777" w:rsidR="001C5113" w:rsidRDefault="001C5113" w:rsidP="001C5113">
      <w:pPr>
        <w:ind w:firstLine="0"/>
      </w:pPr>
    </w:p>
    <w:p w14:paraId="6AEEFD7D" w14:textId="77777777" w:rsidR="001C5113" w:rsidRDefault="001C5113" w:rsidP="001C5113">
      <w:pPr>
        <w:contextualSpacing w:val="0"/>
      </w:pPr>
      <w:r>
        <w:br w:type="page"/>
      </w:r>
    </w:p>
    <w:p w14:paraId="6D7F8BA9" w14:textId="77777777" w:rsidR="001C5113" w:rsidRPr="00D00ECA" w:rsidRDefault="001C5113" w:rsidP="001C5113">
      <w:pPr>
        <w:pStyle w:val="Heading1"/>
        <w:rPr>
          <w:b/>
          <w:bCs w:val="0"/>
        </w:rPr>
      </w:pPr>
      <w:bookmarkStart w:id="16" w:name="_Toc170459609"/>
      <w:bookmarkStart w:id="17" w:name="_Toc183076594"/>
      <w:commentRangeStart w:id="18"/>
      <w:commentRangeStart w:id="19"/>
      <w:r w:rsidRPr="00D00ECA">
        <w:rPr>
          <w:b/>
          <w:bCs w:val="0"/>
        </w:rPr>
        <w:lastRenderedPageBreak/>
        <w:t>List of Tables</w:t>
      </w:r>
      <w:commentRangeEnd w:id="18"/>
      <w:r w:rsidRPr="00D00ECA">
        <w:rPr>
          <w:rStyle w:val="CommentReference"/>
          <w:b/>
          <w:bCs w:val="0"/>
        </w:rPr>
        <w:commentReference w:id="18"/>
      </w:r>
      <w:bookmarkEnd w:id="16"/>
      <w:commentRangeEnd w:id="19"/>
      <w:r>
        <w:rPr>
          <w:rStyle w:val="CommentReference"/>
          <w:bCs w:val="0"/>
        </w:rPr>
        <w:commentReference w:id="19"/>
      </w:r>
      <w:bookmarkEnd w:id="17"/>
    </w:p>
    <w:p w14:paraId="71E6A893" w14:textId="154D77DE" w:rsidR="00B71F61" w:rsidRDefault="001C5113">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r>
        <w:fldChar w:fldCharType="begin"/>
      </w:r>
      <w:r>
        <w:instrText xml:space="preserve"> TOC \h \z \c "Table" </w:instrText>
      </w:r>
      <w:r>
        <w:fldChar w:fldCharType="separate"/>
      </w:r>
      <w:hyperlink w:anchor="_Toc183076574" w:history="1">
        <w:r w:rsidR="00B71F61" w:rsidRPr="00341EE8">
          <w:rPr>
            <w:rStyle w:val="Hyperlink"/>
            <w:noProof/>
          </w:rPr>
          <w:t xml:space="preserve">Table 1  </w:t>
        </w:r>
        <w:r w:rsidR="00B71F61" w:rsidRPr="00341EE8">
          <w:rPr>
            <w:rStyle w:val="Hyperlink"/>
            <w:i/>
            <w:noProof/>
          </w:rPr>
          <w:t>Summary of Data Collection of Corn</w:t>
        </w:r>
        <w:r w:rsidR="00B71F61">
          <w:rPr>
            <w:noProof/>
            <w:webHidden/>
          </w:rPr>
          <w:tab/>
        </w:r>
        <w:r w:rsidR="00B71F61">
          <w:rPr>
            <w:noProof/>
            <w:webHidden/>
          </w:rPr>
          <w:fldChar w:fldCharType="begin"/>
        </w:r>
        <w:r w:rsidR="00B71F61">
          <w:rPr>
            <w:noProof/>
            <w:webHidden/>
          </w:rPr>
          <w:instrText xml:space="preserve"> PAGEREF _Toc183076574 \h </w:instrText>
        </w:r>
        <w:r w:rsidR="00B71F61">
          <w:rPr>
            <w:noProof/>
            <w:webHidden/>
          </w:rPr>
        </w:r>
        <w:r w:rsidR="00B71F61">
          <w:rPr>
            <w:noProof/>
            <w:webHidden/>
          </w:rPr>
          <w:fldChar w:fldCharType="separate"/>
        </w:r>
        <w:r w:rsidR="00B71F61">
          <w:rPr>
            <w:noProof/>
            <w:webHidden/>
          </w:rPr>
          <w:t>21</w:t>
        </w:r>
        <w:r w:rsidR="00B71F61">
          <w:rPr>
            <w:noProof/>
            <w:webHidden/>
          </w:rPr>
          <w:fldChar w:fldCharType="end"/>
        </w:r>
      </w:hyperlink>
    </w:p>
    <w:p w14:paraId="38DE044B" w14:textId="3BA0CC4A"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6575" w:history="1">
        <w:r w:rsidRPr="00341EE8">
          <w:rPr>
            <w:rStyle w:val="Hyperlink"/>
            <w:noProof/>
          </w:rPr>
          <w:t xml:space="preserve">Table 2  </w:t>
        </w:r>
        <w:r w:rsidRPr="00341EE8">
          <w:rPr>
            <w:rStyle w:val="Hyperlink"/>
            <w:i/>
            <w:noProof/>
          </w:rPr>
          <w:t>Summary of Data Collection of Rice</w:t>
        </w:r>
        <w:r>
          <w:rPr>
            <w:noProof/>
            <w:webHidden/>
          </w:rPr>
          <w:tab/>
        </w:r>
        <w:r>
          <w:rPr>
            <w:noProof/>
            <w:webHidden/>
          </w:rPr>
          <w:fldChar w:fldCharType="begin"/>
        </w:r>
        <w:r>
          <w:rPr>
            <w:noProof/>
            <w:webHidden/>
          </w:rPr>
          <w:instrText xml:space="preserve"> PAGEREF _Toc183076575 \h </w:instrText>
        </w:r>
        <w:r>
          <w:rPr>
            <w:noProof/>
            <w:webHidden/>
          </w:rPr>
        </w:r>
        <w:r>
          <w:rPr>
            <w:noProof/>
            <w:webHidden/>
          </w:rPr>
          <w:fldChar w:fldCharType="separate"/>
        </w:r>
        <w:r>
          <w:rPr>
            <w:noProof/>
            <w:webHidden/>
          </w:rPr>
          <w:t>22</w:t>
        </w:r>
        <w:r>
          <w:rPr>
            <w:noProof/>
            <w:webHidden/>
          </w:rPr>
          <w:fldChar w:fldCharType="end"/>
        </w:r>
      </w:hyperlink>
    </w:p>
    <w:p w14:paraId="38577282" w14:textId="5169DA7C"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6576" w:history="1">
        <w:r w:rsidRPr="00341EE8">
          <w:rPr>
            <w:rStyle w:val="Hyperlink"/>
            <w:noProof/>
          </w:rPr>
          <w:t xml:space="preserve">Table 3  </w:t>
        </w:r>
        <w:r w:rsidRPr="00341EE8">
          <w:rPr>
            <w:rStyle w:val="Hyperlink"/>
            <w:i/>
            <w:noProof/>
          </w:rPr>
          <w:t>Data Types and Null Count for each columns</w:t>
        </w:r>
        <w:r>
          <w:rPr>
            <w:noProof/>
            <w:webHidden/>
          </w:rPr>
          <w:tab/>
        </w:r>
        <w:r>
          <w:rPr>
            <w:noProof/>
            <w:webHidden/>
          </w:rPr>
          <w:fldChar w:fldCharType="begin"/>
        </w:r>
        <w:r>
          <w:rPr>
            <w:noProof/>
            <w:webHidden/>
          </w:rPr>
          <w:instrText xml:space="preserve"> PAGEREF _Toc183076576 \h </w:instrText>
        </w:r>
        <w:r>
          <w:rPr>
            <w:noProof/>
            <w:webHidden/>
          </w:rPr>
        </w:r>
        <w:r>
          <w:rPr>
            <w:noProof/>
            <w:webHidden/>
          </w:rPr>
          <w:fldChar w:fldCharType="separate"/>
        </w:r>
        <w:r>
          <w:rPr>
            <w:noProof/>
            <w:webHidden/>
          </w:rPr>
          <w:t>24</w:t>
        </w:r>
        <w:r>
          <w:rPr>
            <w:noProof/>
            <w:webHidden/>
          </w:rPr>
          <w:fldChar w:fldCharType="end"/>
        </w:r>
      </w:hyperlink>
    </w:p>
    <w:p w14:paraId="0DD0C716" w14:textId="36ECC9DC"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6577" w:history="1">
        <w:r w:rsidRPr="00341EE8">
          <w:rPr>
            <w:rStyle w:val="Hyperlink"/>
            <w:noProof/>
          </w:rPr>
          <w:t xml:space="preserve">Table 4  </w:t>
        </w:r>
        <w:r w:rsidRPr="00341EE8">
          <w:rPr>
            <w:rStyle w:val="Hyperlink"/>
            <w:i/>
            <w:noProof/>
          </w:rPr>
          <w:t>Summary Statistics for the Numerical Features</w:t>
        </w:r>
        <w:r>
          <w:rPr>
            <w:noProof/>
            <w:webHidden/>
          </w:rPr>
          <w:tab/>
        </w:r>
        <w:r>
          <w:rPr>
            <w:noProof/>
            <w:webHidden/>
          </w:rPr>
          <w:fldChar w:fldCharType="begin"/>
        </w:r>
        <w:r>
          <w:rPr>
            <w:noProof/>
            <w:webHidden/>
          </w:rPr>
          <w:instrText xml:space="preserve"> PAGEREF _Toc183076577 \h </w:instrText>
        </w:r>
        <w:r>
          <w:rPr>
            <w:noProof/>
            <w:webHidden/>
          </w:rPr>
        </w:r>
        <w:r>
          <w:rPr>
            <w:noProof/>
            <w:webHidden/>
          </w:rPr>
          <w:fldChar w:fldCharType="separate"/>
        </w:r>
        <w:r>
          <w:rPr>
            <w:noProof/>
            <w:webHidden/>
          </w:rPr>
          <w:t>34</w:t>
        </w:r>
        <w:r>
          <w:rPr>
            <w:noProof/>
            <w:webHidden/>
          </w:rPr>
          <w:fldChar w:fldCharType="end"/>
        </w:r>
      </w:hyperlink>
    </w:p>
    <w:p w14:paraId="1D725303" w14:textId="7361E0AD"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6578" w:history="1">
        <w:r w:rsidRPr="00341EE8">
          <w:rPr>
            <w:rStyle w:val="Hyperlink"/>
            <w:noProof/>
          </w:rPr>
          <w:t xml:space="preserve">Table 5  </w:t>
        </w:r>
        <w:r w:rsidRPr="00341EE8">
          <w:rPr>
            <w:rStyle w:val="Hyperlink"/>
            <w:i/>
            <w:noProof/>
          </w:rPr>
          <w:t>Process for the Data Cleaning</w:t>
        </w:r>
        <w:r>
          <w:rPr>
            <w:noProof/>
            <w:webHidden/>
          </w:rPr>
          <w:tab/>
        </w:r>
        <w:r>
          <w:rPr>
            <w:noProof/>
            <w:webHidden/>
          </w:rPr>
          <w:fldChar w:fldCharType="begin"/>
        </w:r>
        <w:r>
          <w:rPr>
            <w:noProof/>
            <w:webHidden/>
          </w:rPr>
          <w:instrText xml:space="preserve"> PAGEREF _Toc183076578 \h </w:instrText>
        </w:r>
        <w:r>
          <w:rPr>
            <w:noProof/>
            <w:webHidden/>
          </w:rPr>
        </w:r>
        <w:r>
          <w:rPr>
            <w:noProof/>
            <w:webHidden/>
          </w:rPr>
          <w:fldChar w:fldCharType="separate"/>
        </w:r>
        <w:r>
          <w:rPr>
            <w:noProof/>
            <w:webHidden/>
          </w:rPr>
          <w:t>36</w:t>
        </w:r>
        <w:r>
          <w:rPr>
            <w:noProof/>
            <w:webHidden/>
          </w:rPr>
          <w:fldChar w:fldCharType="end"/>
        </w:r>
      </w:hyperlink>
    </w:p>
    <w:p w14:paraId="45E76086" w14:textId="2D10E46A"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6579" w:history="1">
        <w:r w:rsidRPr="00341EE8">
          <w:rPr>
            <w:rStyle w:val="Hyperlink"/>
            <w:noProof/>
          </w:rPr>
          <w:t xml:space="preserve">Table 6  </w:t>
        </w:r>
        <w:r w:rsidRPr="00341EE8">
          <w:rPr>
            <w:rStyle w:val="Hyperlink"/>
            <w:i/>
            <w:noProof/>
          </w:rPr>
          <w:t>Results for Converting the Data into Numeric Values</w:t>
        </w:r>
        <w:r>
          <w:rPr>
            <w:noProof/>
            <w:webHidden/>
          </w:rPr>
          <w:tab/>
        </w:r>
        <w:r>
          <w:rPr>
            <w:noProof/>
            <w:webHidden/>
          </w:rPr>
          <w:fldChar w:fldCharType="begin"/>
        </w:r>
        <w:r>
          <w:rPr>
            <w:noProof/>
            <w:webHidden/>
          </w:rPr>
          <w:instrText xml:space="preserve"> PAGEREF _Toc183076579 \h </w:instrText>
        </w:r>
        <w:r>
          <w:rPr>
            <w:noProof/>
            <w:webHidden/>
          </w:rPr>
        </w:r>
        <w:r>
          <w:rPr>
            <w:noProof/>
            <w:webHidden/>
          </w:rPr>
          <w:fldChar w:fldCharType="separate"/>
        </w:r>
        <w:r>
          <w:rPr>
            <w:noProof/>
            <w:webHidden/>
          </w:rPr>
          <w:t>37</w:t>
        </w:r>
        <w:r>
          <w:rPr>
            <w:noProof/>
            <w:webHidden/>
          </w:rPr>
          <w:fldChar w:fldCharType="end"/>
        </w:r>
      </w:hyperlink>
    </w:p>
    <w:p w14:paraId="586EC4A1" w14:textId="5C662836"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6580" w:history="1">
        <w:r w:rsidRPr="00341EE8">
          <w:rPr>
            <w:rStyle w:val="Hyperlink"/>
            <w:noProof/>
          </w:rPr>
          <w:t xml:space="preserve">Table 7  </w:t>
        </w:r>
        <w:r w:rsidRPr="00341EE8">
          <w:rPr>
            <w:rStyle w:val="Hyperlink"/>
            <w:i/>
            <w:noProof/>
          </w:rPr>
          <w:t>Process of Feature Engineering</w:t>
        </w:r>
        <w:r>
          <w:rPr>
            <w:noProof/>
            <w:webHidden/>
          </w:rPr>
          <w:tab/>
        </w:r>
        <w:r>
          <w:rPr>
            <w:noProof/>
            <w:webHidden/>
          </w:rPr>
          <w:fldChar w:fldCharType="begin"/>
        </w:r>
        <w:r>
          <w:rPr>
            <w:noProof/>
            <w:webHidden/>
          </w:rPr>
          <w:instrText xml:space="preserve"> PAGEREF _Toc183076580 \h </w:instrText>
        </w:r>
        <w:r>
          <w:rPr>
            <w:noProof/>
            <w:webHidden/>
          </w:rPr>
        </w:r>
        <w:r>
          <w:rPr>
            <w:noProof/>
            <w:webHidden/>
          </w:rPr>
          <w:fldChar w:fldCharType="separate"/>
        </w:r>
        <w:r>
          <w:rPr>
            <w:noProof/>
            <w:webHidden/>
          </w:rPr>
          <w:t>40</w:t>
        </w:r>
        <w:r>
          <w:rPr>
            <w:noProof/>
            <w:webHidden/>
          </w:rPr>
          <w:fldChar w:fldCharType="end"/>
        </w:r>
      </w:hyperlink>
    </w:p>
    <w:p w14:paraId="2C7A2710" w14:textId="4AE8B6EA"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6581" w:history="1">
        <w:r w:rsidRPr="00341EE8">
          <w:rPr>
            <w:rStyle w:val="Hyperlink"/>
            <w:noProof/>
          </w:rPr>
          <w:t xml:space="preserve">Table 8  </w:t>
        </w:r>
        <w:r w:rsidRPr="00341EE8">
          <w:rPr>
            <w:rStyle w:val="Hyperlink"/>
            <w:i/>
            <w:noProof/>
          </w:rPr>
          <w:t>Model Hyperparameters</w:t>
        </w:r>
        <w:r>
          <w:rPr>
            <w:noProof/>
            <w:webHidden/>
          </w:rPr>
          <w:tab/>
        </w:r>
        <w:r>
          <w:rPr>
            <w:noProof/>
            <w:webHidden/>
          </w:rPr>
          <w:fldChar w:fldCharType="begin"/>
        </w:r>
        <w:r>
          <w:rPr>
            <w:noProof/>
            <w:webHidden/>
          </w:rPr>
          <w:instrText xml:space="preserve"> PAGEREF _Toc183076581 \h </w:instrText>
        </w:r>
        <w:r>
          <w:rPr>
            <w:noProof/>
            <w:webHidden/>
          </w:rPr>
        </w:r>
        <w:r>
          <w:rPr>
            <w:noProof/>
            <w:webHidden/>
          </w:rPr>
          <w:fldChar w:fldCharType="separate"/>
        </w:r>
        <w:r>
          <w:rPr>
            <w:noProof/>
            <w:webHidden/>
          </w:rPr>
          <w:t>41</w:t>
        </w:r>
        <w:r>
          <w:rPr>
            <w:noProof/>
            <w:webHidden/>
          </w:rPr>
          <w:fldChar w:fldCharType="end"/>
        </w:r>
      </w:hyperlink>
    </w:p>
    <w:p w14:paraId="65394ABB" w14:textId="0B2DEC13"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6582" w:history="1">
        <w:r w:rsidRPr="00341EE8">
          <w:rPr>
            <w:rStyle w:val="Hyperlink"/>
            <w:noProof/>
          </w:rPr>
          <w:t xml:space="preserve">Table 9  </w:t>
        </w:r>
        <w:r w:rsidRPr="00341EE8">
          <w:rPr>
            <w:rStyle w:val="Hyperlink"/>
            <w:i/>
            <w:noProof/>
          </w:rPr>
          <w:t>Top Five Best Parameters on Corn Data</w:t>
        </w:r>
        <w:r>
          <w:rPr>
            <w:noProof/>
            <w:webHidden/>
          </w:rPr>
          <w:tab/>
        </w:r>
        <w:r>
          <w:rPr>
            <w:noProof/>
            <w:webHidden/>
          </w:rPr>
          <w:fldChar w:fldCharType="begin"/>
        </w:r>
        <w:r>
          <w:rPr>
            <w:noProof/>
            <w:webHidden/>
          </w:rPr>
          <w:instrText xml:space="preserve"> PAGEREF _Toc183076582 \h </w:instrText>
        </w:r>
        <w:r>
          <w:rPr>
            <w:noProof/>
            <w:webHidden/>
          </w:rPr>
        </w:r>
        <w:r>
          <w:rPr>
            <w:noProof/>
            <w:webHidden/>
          </w:rPr>
          <w:fldChar w:fldCharType="separate"/>
        </w:r>
        <w:r>
          <w:rPr>
            <w:noProof/>
            <w:webHidden/>
          </w:rPr>
          <w:t>43</w:t>
        </w:r>
        <w:r>
          <w:rPr>
            <w:noProof/>
            <w:webHidden/>
          </w:rPr>
          <w:fldChar w:fldCharType="end"/>
        </w:r>
      </w:hyperlink>
    </w:p>
    <w:p w14:paraId="61F4D16E" w14:textId="42D84C7D"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6583" w:history="1">
        <w:r w:rsidRPr="00341EE8">
          <w:rPr>
            <w:rStyle w:val="Hyperlink"/>
            <w:noProof/>
          </w:rPr>
          <w:t xml:space="preserve">Table 10  </w:t>
        </w:r>
        <w:r w:rsidRPr="00341EE8">
          <w:rPr>
            <w:rStyle w:val="Hyperlink"/>
            <w:i/>
            <w:noProof/>
          </w:rPr>
          <w:t>Top Five Worse Parameters on Corn Data</w:t>
        </w:r>
        <w:r>
          <w:rPr>
            <w:noProof/>
            <w:webHidden/>
          </w:rPr>
          <w:tab/>
        </w:r>
        <w:r>
          <w:rPr>
            <w:noProof/>
            <w:webHidden/>
          </w:rPr>
          <w:fldChar w:fldCharType="begin"/>
        </w:r>
        <w:r>
          <w:rPr>
            <w:noProof/>
            <w:webHidden/>
          </w:rPr>
          <w:instrText xml:space="preserve"> PAGEREF _Toc183076583 \h </w:instrText>
        </w:r>
        <w:r>
          <w:rPr>
            <w:noProof/>
            <w:webHidden/>
          </w:rPr>
        </w:r>
        <w:r>
          <w:rPr>
            <w:noProof/>
            <w:webHidden/>
          </w:rPr>
          <w:fldChar w:fldCharType="separate"/>
        </w:r>
        <w:r>
          <w:rPr>
            <w:noProof/>
            <w:webHidden/>
          </w:rPr>
          <w:t>43</w:t>
        </w:r>
        <w:r>
          <w:rPr>
            <w:noProof/>
            <w:webHidden/>
          </w:rPr>
          <w:fldChar w:fldCharType="end"/>
        </w:r>
      </w:hyperlink>
    </w:p>
    <w:p w14:paraId="08135F93" w14:textId="324D4108"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6584" w:history="1">
        <w:r w:rsidRPr="00341EE8">
          <w:rPr>
            <w:rStyle w:val="Hyperlink"/>
            <w:noProof/>
          </w:rPr>
          <w:t xml:space="preserve">Table 11  </w:t>
        </w:r>
        <w:r w:rsidRPr="00341EE8">
          <w:rPr>
            <w:rStyle w:val="Hyperlink"/>
            <w:i/>
            <w:noProof/>
          </w:rPr>
          <w:t>Top Five Best Parameters on Palay Data</w:t>
        </w:r>
        <w:r>
          <w:rPr>
            <w:noProof/>
            <w:webHidden/>
          </w:rPr>
          <w:tab/>
        </w:r>
        <w:r>
          <w:rPr>
            <w:noProof/>
            <w:webHidden/>
          </w:rPr>
          <w:fldChar w:fldCharType="begin"/>
        </w:r>
        <w:r>
          <w:rPr>
            <w:noProof/>
            <w:webHidden/>
          </w:rPr>
          <w:instrText xml:space="preserve"> PAGEREF _Toc183076584 \h </w:instrText>
        </w:r>
        <w:r>
          <w:rPr>
            <w:noProof/>
            <w:webHidden/>
          </w:rPr>
        </w:r>
        <w:r>
          <w:rPr>
            <w:noProof/>
            <w:webHidden/>
          </w:rPr>
          <w:fldChar w:fldCharType="separate"/>
        </w:r>
        <w:r>
          <w:rPr>
            <w:noProof/>
            <w:webHidden/>
          </w:rPr>
          <w:t>44</w:t>
        </w:r>
        <w:r>
          <w:rPr>
            <w:noProof/>
            <w:webHidden/>
          </w:rPr>
          <w:fldChar w:fldCharType="end"/>
        </w:r>
      </w:hyperlink>
    </w:p>
    <w:p w14:paraId="6A46527B" w14:textId="7D2C228E"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6585" w:history="1">
        <w:r w:rsidRPr="00341EE8">
          <w:rPr>
            <w:rStyle w:val="Hyperlink"/>
            <w:noProof/>
          </w:rPr>
          <w:t xml:space="preserve">Table 12  </w:t>
        </w:r>
        <w:r w:rsidRPr="00341EE8">
          <w:rPr>
            <w:rStyle w:val="Hyperlink"/>
            <w:i/>
            <w:noProof/>
          </w:rPr>
          <w:t>Top Five Worse Parameters on Palay Data</w:t>
        </w:r>
        <w:r>
          <w:rPr>
            <w:noProof/>
            <w:webHidden/>
          </w:rPr>
          <w:tab/>
        </w:r>
        <w:r>
          <w:rPr>
            <w:noProof/>
            <w:webHidden/>
          </w:rPr>
          <w:fldChar w:fldCharType="begin"/>
        </w:r>
        <w:r>
          <w:rPr>
            <w:noProof/>
            <w:webHidden/>
          </w:rPr>
          <w:instrText xml:space="preserve"> PAGEREF _Toc183076585 \h </w:instrText>
        </w:r>
        <w:r>
          <w:rPr>
            <w:noProof/>
            <w:webHidden/>
          </w:rPr>
        </w:r>
        <w:r>
          <w:rPr>
            <w:noProof/>
            <w:webHidden/>
          </w:rPr>
          <w:fldChar w:fldCharType="separate"/>
        </w:r>
        <w:r>
          <w:rPr>
            <w:noProof/>
            <w:webHidden/>
          </w:rPr>
          <w:t>44</w:t>
        </w:r>
        <w:r>
          <w:rPr>
            <w:noProof/>
            <w:webHidden/>
          </w:rPr>
          <w:fldChar w:fldCharType="end"/>
        </w:r>
      </w:hyperlink>
    </w:p>
    <w:p w14:paraId="26D72ED9" w14:textId="451A13FA"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6586" w:history="1">
        <w:r w:rsidRPr="00341EE8">
          <w:rPr>
            <w:rStyle w:val="Hyperlink"/>
            <w:noProof/>
          </w:rPr>
          <w:t xml:space="preserve">Table 13  </w:t>
        </w:r>
        <w:r w:rsidRPr="00341EE8">
          <w:rPr>
            <w:rStyle w:val="Hyperlink"/>
            <w:i/>
            <w:noProof/>
          </w:rPr>
          <w:t>Corn Metrics Results</w:t>
        </w:r>
        <w:r>
          <w:rPr>
            <w:noProof/>
            <w:webHidden/>
          </w:rPr>
          <w:tab/>
        </w:r>
        <w:r>
          <w:rPr>
            <w:noProof/>
            <w:webHidden/>
          </w:rPr>
          <w:fldChar w:fldCharType="begin"/>
        </w:r>
        <w:r>
          <w:rPr>
            <w:noProof/>
            <w:webHidden/>
          </w:rPr>
          <w:instrText xml:space="preserve"> PAGEREF _Toc183076586 \h </w:instrText>
        </w:r>
        <w:r>
          <w:rPr>
            <w:noProof/>
            <w:webHidden/>
          </w:rPr>
        </w:r>
        <w:r>
          <w:rPr>
            <w:noProof/>
            <w:webHidden/>
          </w:rPr>
          <w:fldChar w:fldCharType="separate"/>
        </w:r>
        <w:r>
          <w:rPr>
            <w:noProof/>
            <w:webHidden/>
          </w:rPr>
          <w:t>45</w:t>
        </w:r>
        <w:r>
          <w:rPr>
            <w:noProof/>
            <w:webHidden/>
          </w:rPr>
          <w:fldChar w:fldCharType="end"/>
        </w:r>
      </w:hyperlink>
    </w:p>
    <w:p w14:paraId="282CFF78" w14:textId="06C8D4AB" w:rsidR="00B71F61" w:rsidRDefault="00B71F61">
      <w:pPr>
        <w:pStyle w:val="TableofFigures"/>
        <w:tabs>
          <w:tab w:val="right" w:leader="dot" w:pos="8296"/>
        </w:tabs>
        <w:rPr>
          <w:rFonts w:asciiTheme="minorHAnsi" w:eastAsiaTheme="minorEastAsia" w:hAnsiTheme="minorHAnsi" w:cstheme="minorBidi"/>
          <w:noProof/>
          <w:kern w:val="2"/>
          <w:sz w:val="24"/>
          <w:lang w:val="en-PH" w:eastAsia="en-PH"/>
          <w14:ligatures w14:val="standardContextual"/>
        </w:rPr>
      </w:pPr>
      <w:hyperlink w:anchor="_Toc183076587" w:history="1">
        <w:r w:rsidRPr="00341EE8">
          <w:rPr>
            <w:rStyle w:val="Hyperlink"/>
            <w:noProof/>
          </w:rPr>
          <w:t xml:space="preserve">Table 14  </w:t>
        </w:r>
        <w:r w:rsidRPr="00341EE8">
          <w:rPr>
            <w:rStyle w:val="Hyperlink"/>
            <w:i/>
            <w:noProof/>
          </w:rPr>
          <w:t>Palay Metric Results</w:t>
        </w:r>
        <w:r>
          <w:rPr>
            <w:noProof/>
            <w:webHidden/>
          </w:rPr>
          <w:tab/>
        </w:r>
        <w:r>
          <w:rPr>
            <w:noProof/>
            <w:webHidden/>
          </w:rPr>
          <w:fldChar w:fldCharType="begin"/>
        </w:r>
        <w:r>
          <w:rPr>
            <w:noProof/>
            <w:webHidden/>
          </w:rPr>
          <w:instrText xml:space="preserve"> PAGEREF _Toc183076587 \h </w:instrText>
        </w:r>
        <w:r>
          <w:rPr>
            <w:noProof/>
            <w:webHidden/>
          </w:rPr>
        </w:r>
        <w:r>
          <w:rPr>
            <w:noProof/>
            <w:webHidden/>
          </w:rPr>
          <w:fldChar w:fldCharType="separate"/>
        </w:r>
        <w:r>
          <w:rPr>
            <w:noProof/>
            <w:webHidden/>
          </w:rPr>
          <w:t>46</w:t>
        </w:r>
        <w:r>
          <w:rPr>
            <w:noProof/>
            <w:webHidden/>
          </w:rPr>
          <w:fldChar w:fldCharType="end"/>
        </w:r>
      </w:hyperlink>
    </w:p>
    <w:p w14:paraId="7C25B75E" w14:textId="615160C1" w:rsidR="001C5113" w:rsidRDefault="001C5113" w:rsidP="001C5113">
      <w:pPr>
        <w:ind w:firstLine="0"/>
      </w:pPr>
      <w:r>
        <w:fldChar w:fldCharType="end"/>
      </w:r>
    </w:p>
    <w:p w14:paraId="32B8863B" w14:textId="77777777" w:rsidR="001C5113" w:rsidDel="00DC5785" w:rsidRDefault="001C5113" w:rsidP="001C5113">
      <w:pPr>
        <w:pStyle w:val="Heading1"/>
        <w:rPr>
          <w:del w:id="20" w:author="Earl Peter Gangoso" w:date="2024-07-09T16:16:00Z" w16du:dateUtc="2024-07-09T08:16:00Z"/>
        </w:rPr>
      </w:pPr>
    </w:p>
    <w:p w14:paraId="6C025109" w14:textId="77777777" w:rsidR="001C5113" w:rsidRDefault="001C5113" w:rsidP="001C5113">
      <w:pPr>
        <w:rPr>
          <w:ins w:id="21" w:author="Earl Peter Gangoso" w:date="2024-07-09T16:21:00Z" w16du:dateUtc="2024-07-09T08:21:00Z"/>
        </w:rPr>
      </w:pPr>
    </w:p>
    <w:p w14:paraId="2FEBAAAD" w14:textId="77777777" w:rsidR="001C5113" w:rsidRDefault="001C5113" w:rsidP="001C5113">
      <w:pPr>
        <w:rPr>
          <w:ins w:id="22" w:author="Earl Peter Gangoso" w:date="2024-07-09T16:23:00Z" w16du:dateUtc="2024-07-09T08:23:00Z"/>
        </w:rPr>
      </w:pPr>
    </w:p>
    <w:p w14:paraId="7EFF719B" w14:textId="77777777" w:rsidR="001C5113" w:rsidRDefault="001C5113" w:rsidP="001C5113">
      <w:pPr>
        <w:rPr>
          <w:ins w:id="23" w:author="Earl Peter Gangoso" w:date="2024-07-09T16:23:00Z" w16du:dateUtc="2024-07-09T08:23:00Z"/>
        </w:rPr>
        <w:sectPr w:rsidR="001C5113" w:rsidSect="001C5113">
          <w:headerReference w:type="default" r:id="rId15"/>
          <w:footerReference w:type="default" r:id="rId16"/>
          <w:pgSz w:w="11906" w:h="16838" w:code="9"/>
          <w:pgMar w:top="1440" w:right="1440" w:bottom="1440" w:left="1440" w:header="720" w:footer="720" w:gutter="720"/>
          <w:pgNumType w:fmt="lowerRoman"/>
          <w:cols w:space="720"/>
          <w:docGrid w:linePitch="326"/>
        </w:sectPr>
      </w:pPr>
    </w:p>
    <w:p w14:paraId="603940FF" w14:textId="77777777" w:rsidR="003F587C" w:rsidRPr="00F12449" w:rsidRDefault="6487A6F1" w:rsidP="6487A6F1">
      <w:pPr>
        <w:pStyle w:val="Heading1"/>
        <w:rPr>
          <w:b/>
        </w:rPr>
      </w:pPr>
      <w:bookmarkStart w:id="28" w:name="_Toc183076595"/>
      <w:r w:rsidRPr="00F12449">
        <w:lastRenderedPageBreak/>
        <w:t>Chapter 1</w:t>
      </w:r>
      <w:r w:rsidR="00AD2050" w:rsidRPr="00F12449">
        <w:br/>
      </w:r>
      <w:r w:rsidRPr="00F12449">
        <w:rPr>
          <w:b/>
        </w:rPr>
        <w:t>THE RESEARCH DESCRIPTION</w:t>
      </w:r>
      <w:bookmarkEnd w:id="7"/>
      <w:bookmarkEnd w:id="28"/>
    </w:p>
    <w:p w14:paraId="0F7F5786" w14:textId="77777777" w:rsidR="003F587C" w:rsidRPr="00F12449" w:rsidRDefault="6487A6F1">
      <w:pPr>
        <w:pStyle w:val="Heading2"/>
        <w:jc w:val="left"/>
      </w:pPr>
      <w:bookmarkStart w:id="29" w:name="_Toc171686367"/>
      <w:bookmarkStart w:id="30" w:name="_Toc183076596"/>
      <w:r w:rsidRPr="00F12449">
        <w:t>Introduction</w:t>
      </w:r>
      <w:bookmarkEnd w:id="29"/>
      <w:bookmarkEnd w:id="30"/>
    </w:p>
    <w:p w14:paraId="090CE911" w14:textId="77777777" w:rsidR="00C15236" w:rsidRDefault="00C15236" w:rsidP="00C15236">
      <w:r w:rsidRPr="00533520">
        <w:t>Crop yield forecasting is a critical activity to improve agricultural productivity that, in turn, results in higher quantities, better resource management, and stabilization of markets. About the Philippines, with different types of farming lands, farming is an important industry in the country specifically rice and corn which are the mainstay of the Philippine economy and food production. Therefore, reliable demand forecasting is critical, not only for farmers but also for all the players in the agricultural value chain (Madayag &amp; Estanislao, 2021). However, markets for agricultural produce are very volatile since there are numerous factors that affect them: meteorological, environmental</w:t>
      </w:r>
      <w:r>
        <w:t>,</w:t>
      </w:r>
      <w:r w:rsidRPr="00533520">
        <w:t xml:space="preserve"> and socio-economic factors. Such fluctuations of demand can cause problems in the supply chain, high wastage and even fluctuations in food security which is not good for the producers and consumers (Shin, 2021). A survey of the previous literature reveals that techniques widely used in the Philippines to forecast crop yields have relied heavily on historical information and analysts’ opinions. </w:t>
      </w:r>
    </w:p>
    <w:p w14:paraId="4F55F92E" w14:textId="77777777" w:rsidR="00C15236" w:rsidRDefault="00C15236" w:rsidP="00C15236">
      <w:r w:rsidRPr="00533520">
        <w:t>These conventional techniques, although functional, do not capture the intricate relationships that influence crop demand adequately (Ibañez &amp; Monterola, 2023). A survey of national agricultural organizations indicates that long-range planning involves mainly historical data on production and market conditions and sometimes qualitative description</w:t>
      </w:r>
      <w:r>
        <w:t>s</w:t>
      </w:r>
      <w:r w:rsidRPr="00533520">
        <w:t xml:space="preserve"> of the environment. Despite being highly adopted in organizations, these approaches fail to demonstrate some key strengths</w:t>
      </w:r>
      <w:r>
        <w:t>,</w:t>
      </w:r>
      <w:r w:rsidRPr="00533520">
        <w:t xml:space="preserve"> especially in their responsiveness to dynamic changes in weather patterns, market forces</w:t>
      </w:r>
      <w:r>
        <w:t>,</w:t>
      </w:r>
      <w:r w:rsidRPr="00533520">
        <w:t xml:space="preserve"> and society. This underlines the necessity for the development of improved methods of predicting future trends based on the analysis of </w:t>
      </w:r>
      <w:r w:rsidRPr="00533520">
        <w:lastRenderedPageBreak/>
        <w:t xml:space="preserve">various kinds of data </w:t>
      </w:r>
      <w:proofErr w:type="gramStart"/>
      <w:r w:rsidRPr="00533520">
        <w:t>in order to</w:t>
      </w:r>
      <w:proofErr w:type="gramEnd"/>
      <w:r w:rsidRPr="00533520">
        <w:t xml:space="preserve"> provide timely and accurate forecasts.</w:t>
      </w:r>
      <w:r>
        <w:t> </w:t>
      </w:r>
      <w:r w:rsidRPr="00F12449">
        <w:t xml:space="preserve">This research then aims to forecast future rice and corn </w:t>
      </w:r>
      <w:r>
        <w:t>yield</w:t>
      </w:r>
      <w:r w:rsidRPr="00F12449">
        <w:t xml:space="preserve"> in </w:t>
      </w:r>
      <w:r>
        <w:t>the Philippines</w:t>
      </w:r>
      <w:r w:rsidRPr="00F12449">
        <w:t xml:space="preserve"> using machine learning. It is more efficient than other </w:t>
      </w:r>
      <w:proofErr w:type="gramStart"/>
      <w:r w:rsidRPr="00F12449">
        <w:t>methods</w:t>
      </w:r>
      <w:proofErr w:type="gramEnd"/>
      <w:r w:rsidRPr="00F12449">
        <w:t xml:space="preserve"> especially when dealing with large amounts of data, complex patterns, and the ability to integrate new data collected. </w:t>
      </w:r>
    </w:p>
    <w:p w14:paraId="77866FC8" w14:textId="6A762938" w:rsidR="0010150C" w:rsidRPr="00F12449" w:rsidRDefault="00C15236" w:rsidP="00C15236">
      <w:r w:rsidRPr="00F12449">
        <w:t>Accurate forecasting plays a very crucial role in agricultural and economic planning because it assists farmers in identifying the type of crops to grow and using the available resources to the best effect, reducing losses and at the same time enhancing food security. Furthermore, the market stakeholders can enhance the supply chain management and the functionality of the market, and the Department of Agriculture can develop suitable policies and support measures based on the information</w:t>
      </w:r>
      <w:r w:rsidR="001F4FDA" w:rsidRPr="00F12449">
        <w:t>.</w:t>
      </w:r>
    </w:p>
    <w:p w14:paraId="4B8C9204" w14:textId="5276F107" w:rsidR="003F587C" w:rsidRPr="00F12449" w:rsidRDefault="6487A6F1">
      <w:pPr>
        <w:pStyle w:val="Heading2"/>
      </w:pPr>
      <w:bookmarkStart w:id="31" w:name="_Toc171686368"/>
      <w:bookmarkStart w:id="32" w:name="_Toc183076597"/>
      <w:commentRangeStart w:id="33"/>
      <w:r w:rsidRPr="00F12449">
        <w:t>Research Objectives</w:t>
      </w:r>
      <w:commentRangeEnd w:id="33"/>
      <w:r w:rsidR="00AD2050" w:rsidRPr="00F12449">
        <w:rPr>
          <w:rStyle w:val="CommentReference"/>
        </w:rPr>
        <w:commentReference w:id="33"/>
      </w:r>
      <w:bookmarkEnd w:id="31"/>
      <w:bookmarkEnd w:id="32"/>
    </w:p>
    <w:p w14:paraId="64B9B30E" w14:textId="61B2E575" w:rsidR="00E13CD6" w:rsidRPr="00F12449" w:rsidRDefault="00E13CD6" w:rsidP="003551F4">
      <w:pPr>
        <w:rPr>
          <w:rStyle w:val="normaltextrun"/>
          <w:b/>
        </w:rPr>
      </w:pPr>
      <w:r w:rsidRPr="00F12449">
        <w:rPr>
          <w:rStyle w:val="normaltextrun"/>
          <w:rFonts w:eastAsiaTheme="majorEastAsia"/>
          <w:shd w:val="clear" w:color="auto" w:fill="FFFFFF"/>
        </w:rPr>
        <w:t xml:space="preserve">This project aims to develop and implement a machine learning-based system for predicting the long-term </w:t>
      </w:r>
      <w:r w:rsidR="00C15236">
        <w:rPr>
          <w:rStyle w:val="normaltextrun"/>
          <w:rFonts w:eastAsiaTheme="majorEastAsia"/>
          <w:shd w:val="clear" w:color="auto" w:fill="FFFFFF"/>
        </w:rPr>
        <w:t>yield</w:t>
      </w:r>
      <w:r w:rsidRPr="00F12449">
        <w:rPr>
          <w:rStyle w:val="normaltextrun"/>
          <w:rFonts w:eastAsiaTheme="majorEastAsia"/>
          <w:shd w:val="clear" w:color="auto" w:fill="FFFFFF"/>
        </w:rPr>
        <w:t xml:space="preserve"> for </w:t>
      </w:r>
      <w:r w:rsidR="00FE183A" w:rsidRPr="00FE183A">
        <w:rPr>
          <w:rStyle w:val="normaltextrun"/>
          <w:rFonts w:eastAsiaTheme="majorEastAsia"/>
          <w:i/>
          <w:iCs/>
          <w:shd w:val="clear" w:color="auto" w:fill="FFFFFF"/>
        </w:rPr>
        <w:t>palay</w:t>
      </w:r>
      <w:r w:rsidR="007649E5" w:rsidRPr="00F12449">
        <w:rPr>
          <w:rStyle w:val="normaltextrun"/>
          <w:rFonts w:eastAsiaTheme="majorEastAsia"/>
          <w:shd w:val="clear" w:color="auto" w:fill="FFFFFF"/>
        </w:rPr>
        <w:t xml:space="preserve"> and corn</w:t>
      </w:r>
      <w:r w:rsidRPr="00F12449">
        <w:rPr>
          <w:rStyle w:val="normaltextrun"/>
          <w:rFonts w:eastAsiaTheme="majorEastAsia"/>
          <w:shd w:val="clear" w:color="auto" w:fill="FFFFFF"/>
        </w:rPr>
        <w:t xml:space="preserve"> in </w:t>
      </w:r>
      <w:r w:rsidR="00C15236">
        <w:rPr>
          <w:rStyle w:val="normaltextrun"/>
          <w:rFonts w:eastAsiaTheme="majorEastAsia"/>
          <w:shd w:val="clear" w:color="auto" w:fill="FFFFFF"/>
        </w:rPr>
        <w:t>the Philippines</w:t>
      </w:r>
      <w:r w:rsidRPr="00F12449">
        <w:rPr>
          <w:rStyle w:val="normaltextrun"/>
          <w:rFonts w:eastAsiaTheme="majorEastAsia"/>
          <w:shd w:val="clear" w:color="auto" w:fill="FFFFFF"/>
        </w:rPr>
        <w:t>, utilizing regression learning models to enhance accuracy and reliability. </w:t>
      </w:r>
      <w:r w:rsidRPr="00F12449">
        <w:rPr>
          <w:rStyle w:val="eop"/>
          <w:rFonts w:eastAsiaTheme="majorEastAsia"/>
        </w:rPr>
        <w:t> </w:t>
      </w:r>
    </w:p>
    <w:p w14:paraId="431707A3" w14:textId="77777777" w:rsidR="00E13CD6" w:rsidRPr="00F12449" w:rsidRDefault="00E13CD6" w:rsidP="003551F4">
      <w:r w:rsidRPr="00F12449">
        <w:rPr>
          <w:rStyle w:val="normaltextrun"/>
          <w:rFonts w:eastAsiaTheme="majorEastAsia"/>
          <w:shd w:val="clear" w:color="auto" w:fill="FFFFFF"/>
        </w:rPr>
        <w:t>Specifically, this study aims to: </w:t>
      </w:r>
      <w:r w:rsidRPr="00F12449">
        <w:rPr>
          <w:rStyle w:val="eop"/>
          <w:rFonts w:eastAsiaTheme="majorEastAsia"/>
        </w:rPr>
        <w:t> </w:t>
      </w:r>
    </w:p>
    <w:p w14:paraId="658CD31A" w14:textId="31A80BAC" w:rsidR="00E13CD6" w:rsidRPr="00F12449" w:rsidRDefault="003551F4" w:rsidP="003551F4">
      <w:pPr>
        <w:pStyle w:val="ListParagraph"/>
        <w:numPr>
          <w:ilvl w:val="0"/>
          <w:numId w:val="22"/>
        </w:numPr>
      </w:pPr>
      <w:r w:rsidRPr="00F12449">
        <w:rPr>
          <w:rStyle w:val="normaltextrun"/>
          <w:rFonts w:eastAsiaTheme="majorEastAsia"/>
          <w:shd w:val="clear" w:color="auto" w:fill="FFFFFF"/>
        </w:rPr>
        <w:t>g</w:t>
      </w:r>
      <w:r w:rsidR="00E13CD6" w:rsidRPr="00F12449">
        <w:rPr>
          <w:rStyle w:val="normaltextrun"/>
          <w:rFonts w:eastAsiaTheme="majorEastAsia"/>
          <w:shd w:val="clear" w:color="auto" w:fill="FFFFFF"/>
        </w:rPr>
        <w:t xml:space="preserve">ather and preprocess data relevant to the </w:t>
      </w:r>
      <w:r w:rsidR="001910B7">
        <w:rPr>
          <w:rStyle w:val="normaltextrun"/>
          <w:rFonts w:eastAsiaTheme="majorEastAsia"/>
          <w:shd w:val="clear" w:color="auto" w:fill="FFFFFF"/>
        </w:rPr>
        <w:t>yield</w:t>
      </w:r>
      <w:r w:rsidR="00E13CD6" w:rsidRPr="00F12449">
        <w:rPr>
          <w:rStyle w:val="normaltextrun"/>
          <w:rFonts w:eastAsiaTheme="majorEastAsia"/>
          <w:shd w:val="clear" w:color="auto" w:fill="FFFFFF"/>
        </w:rPr>
        <w:t xml:space="preserve"> for </w:t>
      </w:r>
      <w:r w:rsidR="00FE183A" w:rsidRPr="00FE183A">
        <w:rPr>
          <w:rStyle w:val="normaltextrun"/>
          <w:rFonts w:eastAsiaTheme="majorEastAsia"/>
          <w:i/>
          <w:iCs/>
          <w:shd w:val="clear" w:color="auto" w:fill="FFFFFF"/>
        </w:rPr>
        <w:t>palay</w:t>
      </w:r>
      <w:r w:rsidR="00DC5785" w:rsidRPr="00F12449">
        <w:rPr>
          <w:rStyle w:val="normaltextrun"/>
          <w:rFonts w:eastAsiaTheme="majorEastAsia"/>
          <w:shd w:val="clear" w:color="auto" w:fill="FFFFFF"/>
        </w:rPr>
        <w:t xml:space="preserve"> and </w:t>
      </w:r>
      <w:r w:rsidR="00E13CD6" w:rsidRPr="00F12449">
        <w:rPr>
          <w:rStyle w:val="normaltextrun"/>
          <w:rFonts w:eastAsiaTheme="majorEastAsia"/>
          <w:shd w:val="clear" w:color="auto" w:fill="FFFFFF"/>
        </w:rPr>
        <w:t xml:space="preserve">corn </w:t>
      </w:r>
      <w:r w:rsidR="00DC5785" w:rsidRPr="00F12449">
        <w:rPr>
          <w:rStyle w:val="normaltextrun"/>
          <w:rFonts w:eastAsiaTheme="majorEastAsia"/>
          <w:shd w:val="clear" w:color="auto" w:fill="FFFFFF"/>
        </w:rPr>
        <w:t>from the Philippine Statistics Authority’s (PSA) public data</w:t>
      </w:r>
      <w:r w:rsidR="001910B7">
        <w:rPr>
          <w:rStyle w:val="normaltextrun"/>
          <w:rFonts w:eastAsiaTheme="majorEastAsia"/>
          <w:shd w:val="clear" w:color="auto" w:fill="FFFFFF"/>
        </w:rPr>
        <w:t>.</w:t>
      </w:r>
    </w:p>
    <w:p w14:paraId="668B72F2" w14:textId="605F55BE" w:rsidR="00E13CD6" w:rsidRPr="00F12449" w:rsidRDefault="003551F4" w:rsidP="003551F4">
      <w:pPr>
        <w:pStyle w:val="ListParagraph"/>
        <w:numPr>
          <w:ilvl w:val="0"/>
          <w:numId w:val="22"/>
        </w:numPr>
        <w:rPr>
          <w:rFonts w:eastAsiaTheme="majorEastAsia"/>
        </w:rPr>
      </w:pPr>
      <w:r w:rsidRPr="00F12449">
        <w:rPr>
          <w:rFonts w:eastAsiaTheme="majorEastAsia"/>
        </w:rPr>
        <w:t>d</w:t>
      </w:r>
      <w:r w:rsidR="00E13CD6" w:rsidRPr="00F12449">
        <w:rPr>
          <w:rFonts w:eastAsiaTheme="majorEastAsia"/>
        </w:rPr>
        <w:t xml:space="preserve">evelop a regression </w:t>
      </w:r>
      <w:r w:rsidR="00DC5785" w:rsidRPr="00F12449">
        <w:rPr>
          <w:rFonts w:eastAsiaTheme="majorEastAsia"/>
        </w:rPr>
        <w:t xml:space="preserve">machine </w:t>
      </w:r>
      <w:r w:rsidR="00E13CD6" w:rsidRPr="00F12449">
        <w:rPr>
          <w:rFonts w:eastAsiaTheme="majorEastAsia"/>
        </w:rPr>
        <w:t xml:space="preserve">learning model that </w:t>
      </w:r>
      <w:r w:rsidR="00DC5785" w:rsidRPr="00F12449">
        <w:rPr>
          <w:rFonts w:eastAsiaTheme="majorEastAsia"/>
        </w:rPr>
        <w:t xml:space="preserve">forecasts crop </w:t>
      </w:r>
      <w:r w:rsidR="001910B7">
        <w:rPr>
          <w:rFonts w:eastAsiaTheme="majorEastAsia"/>
        </w:rPr>
        <w:t xml:space="preserve">yield </w:t>
      </w:r>
      <w:r w:rsidR="00DC5785" w:rsidRPr="00F12449">
        <w:rPr>
          <w:rFonts w:eastAsiaTheme="majorEastAsia"/>
        </w:rPr>
        <w:t xml:space="preserve">based on </w:t>
      </w:r>
      <w:r w:rsidR="00E13CD6" w:rsidRPr="00F12449">
        <w:rPr>
          <w:rFonts w:eastAsiaTheme="majorEastAsia"/>
        </w:rPr>
        <w:t>historical crop yields, weather patterns, and socio-economic factors</w:t>
      </w:r>
      <w:r w:rsidR="00DC5785" w:rsidRPr="00F12449">
        <w:rPr>
          <w:rFonts w:eastAsiaTheme="majorEastAsia"/>
        </w:rPr>
        <w:t xml:space="preserve"> using</w:t>
      </w:r>
      <w:r w:rsidR="001D4A3A" w:rsidRPr="00F12449">
        <w:rPr>
          <w:rFonts w:eastAsiaTheme="majorEastAsia"/>
        </w:rPr>
        <w:t xml:space="preserve"> </w:t>
      </w:r>
      <w:r w:rsidR="005743C5" w:rsidRPr="00F12449">
        <w:rPr>
          <w:rFonts w:eastAsiaTheme="majorEastAsia"/>
        </w:rPr>
        <w:t xml:space="preserve">a </w:t>
      </w:r>
      <w:r w:rsidR="001D4A3A" w:rsidRPr="00F12449">
        <w:rPr>
          <w:rFonts w:eastAsiaTheme="majorEastAsia"/>
        </w:rPr>
        <w:t>random forest regressor</w:t>
      </w:r>
      <w:r w:rsidR="00E13CD6" w:rsidRPr="00F12449">
        <w:rPr>
          <w:rFonts w:eastAsiaTheme="majorEastAsia"/>
        </w:rPr>
        <w:t>.</w:t>
      </w:r>
    </w:p>
    <w:p w14:paraId="0EC59A57" w14:textId="464F9C59" w:rsidR="00E13CD6" w:rsidRPr="00F12449" w:rsidRDefault="003551F4" w:rsidP="003551F4">
      <w:pPr>
        <w:pStyle w:val="ListParagraph"/>
        <w:numPr>
          <w:ilvl w:val="0"/>
          <w:numId w:val="22"/>
        </w:numPr>
        <w:rPr>
          <w:rFonts w:eastAsiaTheme="majorEastAsia"/>
        </w:rPr>
      </w:pPr>
      <w:r w:rsidRPr="00F12449">
        <w:rPr>
          <w:rFonts w:eastAsiaTheme="majorEastAsia"/>
        </w:rPr>
        <w:t xml:space="preserve">evaluate </w:t>
      </w:r>
      <w:r w:rsidR="00E13CD6" w:rsidRPr="00F12449">
        <w:rPr>
          <w:rFonts w:eastAsiaTheme="majorEastAsia"/>
        </w:rPr>
        <w:t xml:space="preserve">the performance of </w:t>
      </w:r>
      <w:r w:rsidR="00DC5785" w:rsidRPr="00F12449">
        <w:rPr>
          <w:rFonts w:eastAsiaTheme="majorEastAsia"/>
        </w:rPr>
        <w:t xml:space="preserve">the </w:t>
      </w:r>
      <w:r w:rsidR="00E13CD6" w:rsidRPr="00F12449">
        <w:rPr>
          <w:rFonts w:eastAsiaTheme="majorEastAsia"/>
        </w:rPr>
        <w:t xml:space="preserve">regression </w:t>
      </w:r>
      <w:r w:rsidR="00DC5785" w:rsidRPr="00F12449">
        <w:rPr>
          <w:rFonts w:eastAsiaTheme="majorEastAsia"/>
        </w:rPr>
        <w:t xml:space="preserve">models using </w:t>
      </w:r>
      <w:r w:rsidR="00C72F05" w:rsidRPr="00F12449">
        <w:rPr>
          <w:rFonts w:eastAsiaTheme="majorEastAsia"/>
        </w:rPr>
        <w:t>Mean Absolute Error</w:t>
      </w:r>
      <w:r w:rsidR="0086209C" w:rsidRPr="00F12449">
        <w:rPr>
          <w:rFonts w:eastAsiaTheme="majorEastAsia"/>
        </w:rPr>
        <w:t xml:space="preserve"> </w:t>
      </w:r>
      <w:r w:rsidR="00C72F05" w:rsidRPr="00F12449">
        <w:rPr>
          <w:rFonts w:eastAsiaTheme="majorEastAsia"/>
        </w:rPr>
        <w:t>(MAE), Root Mean Square Error</w:t>
      </w:r>
      <w:r w:rsidR="0086209C" w:rsidRPr="00F12449">
        <w:rPr>
          <w:rFonts w:eastAsiaTheme="majorEastAsia"/>
        </w:rPr>
        <w:t xml:space="preserve"> </w:t>
      </w:r>
      <w:r w:rsidR="00C72F05" w:rsidRPr="00F12449">
        <w:rPr>
          <w:rFonts w:eastAsiaTheme="majorEastAsia"/>
        </w:rPr>
        <w:t>(RMSE)</w:t>
      </w:r>
      <w:r w:rsidR="005743C5" w:rsidRPr="00F12449">
        <w:rPr>
          <w:rFonts w:eastAsiaTheme="majorEastAsia"/>
        </w:rPr>
        <w:t>,</w:t>
      </w:r>
      <w:r w:rsidR="00C72F05" w:rsidRPr="00F12449">
        <w:rPr>
          <w:rFonts w:eastAsiaTheme="majorEastAsia"/>
        </w:rPr>
        <w:t xml:space="preserve"> and R</w:t>
      </w:r>
      <w:r w:rsidR="0078359A" w:rsidRPr="00F12449">
        <w:rPr>
          <w:rFonts w:eastAsiaTheme="majorEastAsia"/>
        </w:rPr>
        <w:t>-s</w:t>
      </w:r>
      <w:r w:rsidR="00C72F05" w:rsidRPr="00F12449">
        <w:rPr>
          <w:rFonts w:eastAsiaTheme="majorEastAsia"/>
        </w:rPr>
        <w:t>quared</w:t>
      </w:r>
      <w:r w:rsidR="0086209C" w:rsidRPr="00F12449">
        <w:rPr>
          <w:rFonts w:eastAsiaTheme="majorEastAsia"/>
        </w:rPr>
        <w:t xml:space="preserve"> </w:t>
      </w:r>
      <w:r w:rsidR="00C72F05" w:rsidRPr="00F12449">
        <w:rPr>
          <w:rFonts w:eastAsiaTheme="majorEastAsia"/>
        </w:rPr>
        <w:t>(</w:t>
      </w:r>
      <w:r w:rsidR="0086209C" w:rsidRPr="00F12449">
        <w:rPr>
          <w:rFonts w:eastAsiaTheme="majorEastAsia"/>
        </w:rPr>
        <w:t>R²</w:t>
      </w:r>
      <w:r w:rsidR="00C72F05" w:rsidRPr="00F12449">
        <w:rPr>
          <w:rFonts w:eastAsiaTheme="majorEastAsia"/>
        </w:rPr>
        <w:t xml:space="preserve">) </w:t>
      </w:r>
      <w:r w:rsidR="00DC5785" w:rsidRPr="00F12449">
        <w:rPr>
          <w:rFonts w:eastAsiaTheme="majorEastAsia"/>
        </w:rPr>
        <w:t>metric</w:t>
      </w:r>
      <w:r w:rsidR="00C72F05" w:rsidRPr="00F12449">
        <w:rPr>
          <w:rFonts w:eastAsiaTheme="majorEastAsia"/>
        </w:rPr>
        <w:t>s</w:t>
      </w:r>
      <w:r w:rsidR="00E13CD6" w:rsidRPr="00F12449">
        <w:rPr>
          <w:rFonts w:eastAsiaTheme="majorEastAsia"/>
        </w:rPr>
        <w:t>.</w:t>
      </w:r>
    </w:p>
    <w:p w14:paraId="265B354C" w14:textId="6AA743F2" w:rsidR="00E13CD6" w:rsidRPr="00F12449" w:rsidRDefault="003551F4" w:rsidP="003551F4">
      <w:pPr>
        <w:pStyle w:val="ListParagraph"/>
        <w:numPr>
          <w:ilvl w:val="0"/>
          <w:numId w:val="22"/>
        </w:numPr>
      </w:pPr>
      <w:r w:rsidRPr="00F12449">
        <w:lastRenderedPageBreak/>
        <w:t>p</w:t>
      </w:r>
      <w:r w:rsidR="00E13CD6" w:rsidRPr="00F12449">
        <w:t xml:space="preserve">rovide detailed analysis and visualization of </w:t>
      </w:r>
      <w:r w:rsidR="00B72B7F" w:rsidRPr="00F12449">
        <w:t xml:space="preserve">forecast </w:t>
      </w:r>
      <w:r w:rsidR="00E13CD6" w:rsidRPr="00F12449">
        <w:t xml:space="preserve">results to help local farmers and market stakeholders understand the factors influencing crop </w:t>
      </w:r>
      <w:r w:rsidR="001910B7">
        <w:t>yield.</w:t>
      </w:r>
    </w:p>
    <w:p w14:paraId="291EFF90" w14:textId="4DE07D70" w:rsidR="003F587C" w:rsidRPr="00F12449" w:rsidRDefault="6487A6F1">
      <w:pPr>
        <w:pStyle w:val="Heading2"/>
      </w:pPr>
      <w:bookmarkStart w:id="34" w:name="_Toc171686369"/>
      <w:bookmarkStart w:id="35" w:name="_Toc183076598"/>
      <w:commentRangeStart w:id="36"/>
      <w:r w:rsidRPr="00F12449">
        <w:t>Scope and Limitation</w:t>
      </w:r>
      <w:commentRangeEnd w:id="36"/>
      <w:r w:rsidR="00AD2050" w:rsidRPr="00F12449">
        <w:rPr>
          <w:rStyle w:val="CommentReference"/>
        </w:rPr>
        <w:commentReference w:id="36"/>
      </w:r>
      <w:bookmarkEnd w:id="34"/>
      <w:r w:rsidR="00642A19">
        <w:t>s</w:t>
      </w:r>
      <w:bookmarkEnd w:id="35"/>
    </w:p>
    <w:p w14:paraId="4AD7F0FB" w14:textId="77777777" w:rsidR="00C15236" w:rsidRPr="00F12449" w:rsidRDefault="00C15236" w:rsidP="00C15236">
      <w:pPr>
        <w:rPr>
          <w:szCs w:val="23"/>
        </w:rPr>
      </w:pPr>
      <w:r w:rsidRPr="00F12449">
        <w:rPr>
          <w:szCs w:val="23"/>
        </w:rPr>
        <w:t xml:space="preserve">This project deals with the application of advanced regression learning algorithms in creating crop </w:t>
      </w:r>
      <w:r>
        <w:rPr>
          <w:szCs w:val="23"/>
        </w:rPr>
        <w:t>yield</w:t>
      </w:r>
      <w:r w:rsidRPr="00F12449">
        <w:rPr>
          <w:szCs w:val="23"/>
        </w:rPr>
        <w:t xml:space="preserve"> forecast models for rice and corn in </w:t>
      </w:r>
      <w:r>
        <w:rPr>
          <w:szCs w:val="23"/>
        </w:rPr>
        <w:t>the Philippines</w:t>
      </w:r>
      <w:r w:rsidRPr="00F12449">
        <w:rPr>
          <w:szCs w:val="23"/>
        </w:rPr>
        <w:t xml:space="preserve">. The scope encompasses several key areas: gathering and cleaning of data, creation, testing, interpretation, and presentation of the model. Data relevant to the research proposal will be retrieved from the Philippine Statistic Authority (PSA) and other </w:t>
      </w:r>
      <w:r>
        <w:rPr>
          <w:szCs w:val="23"/>
        </w:rPr>
        <w:t xml:space="preserve">credible </w:t>
      </w:r>
      <w:r w:rsidRPr="00F12449">
        <w:rPr>
          <w:szCs w:val="23"/>
        </w:rPr>
        <w:t xml:space="preserve">sources that </w:t>
      </w:r>
      <w:r>
        <w:rPr>
          <w:szCs w:val="23"/>
        </w:rPr>
        <w:t>c</w:t>
      </w:r>
      <w:r w:rsidRPr="00F12449">
        <w:rPr>
          <w:szCs w:val="23"/>
        </w:rPr>
        <w:t>a</w:t>
      </w:r>
      <w:r>
        <w:rPr>
          <w:szCs w:val="23"/>
        </w:rPr>
        <w:t>n</w:t>
      </w:r>
      <w:r w:rsidRPr="00F12449">
        <w:rPr>
          <w:szCs w:val="23"/>
        </w:rPr>
        <w:t xml:space="preserve"> provide the data. Due to the nature of the data collection process, the model’s reliability depends on </w:t>
      </w:r>
      <w:proofErr w:type="gramStart"/>
      <w:r w:rsidRPr="00F12449">
        <w:rPr>
          <w:szCs w:val="23"/>
        </w:rPr>
        <w:t>the historical</w:t>
      </w:r>
      <w:proofErr w:type="gramEnd"/>
      <w:r w:rsidRPr="00F12449">
        <w:rPr>
          <w:szCs w:val="23"/>
        </w:rPr>
        <w:t xml:space="preserve"> data availability and quality. Laws and policies (such as tariffs), global conditions, and imports are not incorporated.</w:t>
      </w:r>
    </w:p>
    <w:p w14:paraId="5944A081" w14:textId="5BA223D0" w:rsidR="00C15236" w:rsidRPr="001734D5" w:rsidRDefault="00C15236" w:rsidP="00C15236">
      <w:pPr>
        <w:rPr>
          <w:szCs w:val="23"/>
        </w:rPr>
      </w:pPr>
      <w:r w:rsidRPr="001734D5">
        <w:rPr>
          <w:szCs w:val="23"/>
        </w:rPr>
        <w:t xml:space="preserve">This study will only focus on creating a model using a Random Forest Regressor. Other models such as Neural Networks will not be explored. In addition, </w:t>
      </w:r>
      <w:r w:rsidRPr="00017158">
        <w:rPr>
          <w:szCs w:val="23"/>
        </w:rPr>
        <w:t>the following metrics will be utilized for evaluating the model's performance: R-squared (R²), Mean Absolute Error (MAE), and Mean Square Error (</w:t>
      </w:r>
      <w:commentRangeStart w:id="37"/>
      <w:r w:rsidRPr="00017158">
        <w:rPr>
          <w:szCs w:val="23"/>
        </w:rPr>
        <w:t>MSE</w:t>
      </w:r>
      <w:commentRangeEnd w:id="37"/>
      <w:r w:rsidRPr="001734D5">
        <w:rPr>
          <w:rStyle w:val="CommentReference"/>
        </w:rPr>
        <w:commentReference w:id="37"/>
      </w:r>
      <w:r w:rsidRPr="00017158">
        <w:rPr>
          <w:szCs w:val="23"/>
        </w:rPr>
        <w:t>).</w:t>
      </w:r>
      <w:r w:rsidRPr="001734D5">
        <w:rPr>
          <w:szCs w:val="23"/>
        </w:rPr>
        <w:t xml:space="preserve"> </w:t>
      </w:r>
    </w:p>
    <w:p w14:paraId="38CE4E1B" w14:textId="23A94C04" w:rsidR="00C15236" w:rsidRPr="00F12449" w:rsidRDefault="00C15236" w:rsidP="00C15236">
      <w:pPr>
        <w:rPr>
          <w:szCs w:val="23"/>
        </w:rPr>
      </w:pPr>
      <w:r w:rsidRPr="001734D5">
        <w:rPr>
          <w:szCs w:val="23"/>
        </w:rPr>
        <w:t xml:space="preserve">The study will be focused on forecasting the </w:t>
      </w:r>
      <w:r>
        <w:rPr>
          <w:szCs w:val="23"/>
        </w:rPr>
        <w:t>yield</w:t>
      </w:r>
      <w:r w:rsidRPr="001734D5">
        <w:rPr>
          <w:szCs w:val="23"/>
        </w:rPr>
        <w:t xml:space="preserve"> for rice and corn </w:t>
      </w:r>
      <w:r w:rsidRPr="00017158">
        <w:rPr>
          <w:szCs w:val="23"/>
        </w:rPr>
        <w:t xml:space="preserve">within a period of </w:t>
      </w:r>
      <w:r w:rsidR="000518CD">
        <w:rPr>
          <w:szCs w:val="23"/>
        </w:rPr>
        <w:t>ten-year</w:t>
      </w:r>
      <w:r w:rsidRPr="00017158">
        <w:rPr>
          <w:szCs w:val="23"/>
        </w:rPr>
        <w:t xml:space="preserve"> period considering historical data on the crop yields, crop production, and region population as the features of the </w:t>
      </w:r>
      <w:commentRangeStart w:id="38"/>
      <w:r w:rsidRPr="00017158">
        <w:rPr>
          <w:szCs w:val="23"/>
        </w:rPr>
        <w:t>inputs</w:t>
      </w:r>
      <w:commentRangeEnd w:id="38"/>
      <w:r w:rsidRPr="001734D5">
        <w:rPr>
          <w:rStyle w:val="CommentReference"/>
        </w:rPr>
        <w:commentReference w:id="38"/>
      </w:r>
      <w:r w:rsidRPr="00017158">
        <w:rPr>
          <w:szCs w:val="23"/>
        </w:rPr>
        <w:t>.</w:t>
      </w:r>
      <w:r w:rsidRPr="001734D5">
        <w:rPr>
          <w:szCs w:val="23"/>
        </w:rPr>
        <w:t xml:space="preserve"> As such, long-term forecasts generally contain more uncertainties in the results interpretation process.</w:t>
      </w:r>
    </w:p>
    <w:p w14:paraId="6E510F87" w14:textId="24BC99A4" w:rsidR="00BB29F3" w:rsidRPr="00F12449" w:rsidRDefault="00C15236" w:rsidP="00C15236">
      <w:pPr>
        <w:rPr>
          <w:szCs w:val="23"/>
        </w:rPr>
      </w:pPr>
      <w:r w:rsidRPr="002C03D9">
        <w:rPr>
          <w:szCs w:val="23"/>
        </w:rPr>
        <w:t xml:space="preserve">The scope involves the detailed analysis and visualization of the forecast results to aid local farmers and market stakeholders in comprehending the factors affecting crop </w:t>
      </w:r>
      <w:r>
        <w:rPr>
          <w:szCs w:val="23"/>
        </w:rPr>
        <w:t>yield</w:t>
      </w:r>
      <w:r w:rsidRPr="002C03D9">
        <w:rPr>
          <w:szCs w:val="23"/>
        </w:rPr>
        <w:t xml:space="preserve">. The expected output will also consist of the analysis of forecast results to determine the patterns of crop </w:t>
      </w:r>
      <w:r>
        <w:rPr>
          <w:szCs w:val="23"/>
        </w:rPr>
        <w:t>yields</w:t>
      </w:r>
      <w:r w:rsidRPr="002C03D9">
        <w:rPr>
          <w:szCs w:val="23"/>
        </w:rPr>
        <w:t xml:space="preserve"> </w:t>
      </w:r>
      <w:r>
        <w:rPr>
          <w:szCs w:val="23"/>
        </w:rPr>
        <w:t>concerning</w:t>
      </w:r>
      <w:r w:rsidRPr="002C03D9">
        <w:rPr>
          <w:szCs w:val="23"/>
        </w:rPr>
        <w:t xml:space="preserve"> historical crop yields, crop production, and the population of the region. </w:t>
      </w:r>
      <w:r>
        <w:rPr>
          <w:szCs w:val="23"/>
        </w:rPr>
        <w:t>L</w:t>
      </w:r>
      <w:r w:rsidRPr="002C03D9">
        <w:rPr>
          <w:szCs w:val="23"/>
        </w:rPr>
        <w:t xml:space="preserve">ine plots, bar charts, and </w:t>
      </w:r>
      <w:r>
        <w:rPr>
          <w:szCs w:val="23"/>
        </w:rPr>
        <w:t>heat maps</w:t>
      </w:r>
      <w:r w:rsidRPr="002C03D9">
        <w:rPr>
          <w:szCs w:val="23"/>
        </w:rPr>
        <w:t xml:space="preserve"> will be used</w:t>
      </w:r>
      <w:r>
        <w:rPr>
          <w:szCs w:val="23"/>
        </w:rPr>
        <w:t xml:space="preserve"> to share the </w:t>
      </w:r>
      <w:r>
        <w:rPr>
          <w:szCs w:val="23"/>
        </w:rPr>
        <w:lastRenderedPageBreak/>
        <w:t>forecasted data</w:t>
      </w:r>
      <w:r w:rsidRPr="002C03D9">
        <w:rPr>
          <w:szCs w:val="23"/>
        </w:rPr>
        <w:t>. The findings and suggestions will include the identification of the best strategies that the stakeholders can adopt in terms of resource utilization, development, and decision-making.</w:t>
      </w:r>
    </w:p>
    <w:p w14:paraId="14503728" w14:textId="3C62648C" w:rsidR="003F587C" w:rsidRPr="00F12449" w:rsidRDefault="6487A6F1">
      <w:pPr>
        <w:pStyle w:val="Heading2"/>
      </w:pPr>
      <w:bookmarkStart w:id="39" w:name="_Toc171686370"/>
      <w:bookmarkStart w:id="40" w:name="_Toc183076599"/>
      <w:r w:rsidRPr="00F12449">
        <w:t xml:space="preserve">Significance of </w:t>
      </w:r>
      <w:proofErr w:type="gramStart"/>
      <w:r w:rsidRPr="00F12449">
        <w:t>the Study</w:t>
      </w:r>
      <w:bookmarkEnd w:id="39"/>
      <w:bookmarkEnd w:id="40"/>
      <w:proofErr w:type="gramEnd"/>
    </w:p>
    <w:p w14:paraId="3C1611D1" w14:textId="77777777" w:rsidR="00E13CD6" w:rsidRPr="00F12449" w:rsidRDefault="00E13CD6" w:rsidP="00E13CD6">
      <w:pPr>
        <w:rPr>
          <w:szCs w:val="23"/>
        </w:rPr>
      </w:pPr>
      <w:r w:rsidRPr="00F12449">
        <w:rPr>
          <w:szCs w:val="23"/>
        </w:rPr>
        <w:t xml:space="preserve">The study is significant to the following individuals and parties:  </w:t>
      </w:r>
    </w:p>
    <w:p w14:paraId="35B6437C" w14:textId="3BCAF3DB" w:rsidR="00E13CD6" w:rsidRPr="00F12449" w:rsidRDefault="00E13CD6" w:rsidP="00E13CD6">
      <w:pPr>
        <w:spacing w:after="0"/>
        <w:rPr>
          <w:szCs w:val="23"/>
        </w:rPr>
      </w:pPr>
      <w:r w:rsidRPr="00F12449">
        <w:rPr>
          <w:b/>
          <w:bCs/>
          <w:szCs w:val="23"/>
        </w:rPr>
        <w:t xml:space="preserve">Local Farmers: </w:t>
      </w:r>
      <w:r w:rsidRPr="00F12449">
        <w:rPr>
          <w:szCs w:val="23"/>
        </w:rPr>
        <w:t xml:space="preserve">With the help of the model, local farmers </w:t>
      </w:r>
      <w:r w:rsidR="001734D5">
        <w:rPr>
          <w:szCs w:val="23"/>
        </w:rPr>
        <w:t>may</w:t>
      </w:r>
      <w:r w:rsidR="001734D5" w:rsidRPr="00F12449" w:rsidDel="001734D5">
        <w:rPr>
          <w:szCs w:val="23"/>
        </w:rPr>
        <w:t xml:space="preserve"> </w:t>
      </w:r>
      <w:r w:rsidRPr="00F12449">
        <w:rPr>
          <w:szCs w:val="23"/>
        </w:rPr>
        <w:t xml:space="preserve">be able to make well-informed decisions regarding crop production and resource allocation by gaining important insights into future crop </w:t>
      </w:r>
      <w:r w:rsidR="001910B7">
        <w:rPr>
          <w:szCs w:val="23"/>
        </w:rPr>
        <w:t>yield</w:t>
      </w:r>
      <w:r w:rsidRPr="00F12449">
        <w:rPr>
          <w:szCs w:val="23"/>
        </w:rPr>
        <w:t>.</w:t>
      </w:r>
    </w:p>
    <w:p w14:paraId="2C47CD9B" w14:textId="21535DDA" w:rsidR="00E13CD6" w:rsidRPr="00F12449" w:rsidRDefault="00E13CD6" w:rsidP="00E13CD6">
      <w:pPr>
        <w:spacing w:after="0"/>
        <w:rPr>
          <w:szCs w:val="23"/>
        </w:rPr>
      </w:pPr>
      <w:r w:rsidRPr="00F12449">
        <w:rPr>
          <w:b/>
          <w:bCs/>
          <w:szCs w:val="23"/>
        </w:rPr>
        <w:t xml:space="preserve">Market Stakeholders: </w:t>
      </w:r>
      <w:r w:rsidRPr="00F12449">
        <w:rPr>
          <w:szCs w:val="23"/>
        </w:rPr>
        <w:t>The system </w:t>
      </w:r>
      <w:r w:rsidR="001734D5">
        <w:rPr>
          <w:szCs w:val="23"/>
        </w:rPr>
        <w:t>may</w:t>
      </w:r>
      <w:r w:rsidR="001734D5" w:rsidRPr="00F12449">
        <w:rPr>
          <w:szCs w:val="23"/>
        </w:rPr>
        <w:t xml:space="preserve"> </w:t>
      </w:r>
      <w:r w:rsidRPr="00F12449">
        <w:rPr>
          <w:szCs w:val="23"/>
        </w:rPr>
        <w:t>help market participants cut waste, optimize market operations, and plan and manage supply chains.</w:t>
      </w:r>
    </w:p>
    <w:p w14:paraId="0A458FD6" w14:textId="30B23A5C" w:rsidR="00452B69" w:rsidRPr="00F12449" w:rsidRDefault="00452B69" w:rsidP="00E13CD6">
      <w:pPr>
        <w:rPr>
          <w:szCs w:val="23"/>
        </w:rPr>
      </w:pPr>
      <w:r w:rsidRPr="00F12449">
        <w:rPr>
          <w:b/>
          <w:bCs/>
          <w:szCs w:val="23"/>
        </w:rPr>
        <w:t>Department of Agriculture:</w:t>
      </w:r>
      <w:r w:rsidRPr="00F12449">
        <w:rPr>
          <w:szCs w:val="23"/>
        </w:rPr>
        <w:t xml:space="preserve"> Forecasting the crop </w:t>
      </w:r>
      <w:r w:rsidR="001910B7">
        <w:rPr>
          <w:szCs w:val="23"/>
        </w:rPr>
        <w:t>yield</w:t>
      </w:r>
      <w:r w:rsidRPr="00F12449">
        <w:rPr>
          <w:szCs w:val="23"/>
        </w:rPr>
        <w:t xml:space="preserve"> </w:t>
      </w:r>
      <w:r w:rsidR="001734D5">
        <w:rPr>
          <w:szCs w:val="23"/>
        </w:rPr>
        <w:t>may</w:t>
      </w:r>
      <w:r w:rsidR="001734D5" w:rsidRPr="00F12449" w:rsidDel="001734D5">
        <w:rPr>
          <w:szCs w:val="23"/>
        </w:rPr>
        <w:t xml:space="preserve"> </w:t>
      </w:r>
      <w:r w:rsidRPr="00F12449">
        <w:rPr>
          <w:szCs w:val="23"/>
        </w:rPr>
        <w:t>help in subsidies, supporting programs</w:t>
      </w:r>
      <w:r w:rsidR="001734D5">
        <w:rPr>
          <w:szCs w:val="23"/>
        </w:rPr>
        <w:t>,</w:t>
      </w:r>
      <w:r w:rsidRPr="00F12449">
        <w:rPr>
          <w:szCs w:val="23"/>
        </w:rPr>
        <w:t xml:space="preserve"> and infrastructure to enhance crop yields hence food security. Furthermore, the findings can extend to disaster preparedness and contingency planning so that the food supply chains may not be vulnerable to climatic volatility and other forms of adversity affecting the economy. This plan and the various data obtained from the analysis can be useful for the Department of Agriculture to identify ways that would enable the sector to develop as well as plan for necessary interventions.</w:t>
      </w:r>
    </w:p>
    <w:p w14:paraId="59A779D1" w14:textId="53208BF0" w:rsidR="00E13CD6" w:rsidRDefault="00E13CD6" w:rsidP="00E13CD6">
      <w:pPr>
        <w:rPr>
          <w:szCs w:val="23"/>
        </w:rPr>
      </w:pPr>
      <w:r w:rsidRPr="00F12449">
        <w:rPr>
          <w:b/>
          <w:bCs/>
          <w:szCs w:val="23"/>
        </w:rPr>
        <w:t xml:space="preserve">Future Researchers: </w:t>
      </w:r>
      <w:r w:rsidRPr="00F12449">
        <w:rPr>
          <w:szCs w:val="23"/>
        </w:rPr>
        <w:t xml:space="preserve">By showing how regression learning models can be used practically to estimate crop </w:t>
      </w:r>
      <w:r w:rsidR="00604F52">
        <w:rPr>
          <w:szCs w:val="23"/>
        </w:rPr>
        <w:t>yield</w:t>
      </w:r>
      <w:r w:rsidRPr="00F12449">
        <w:rPr>
          <w:szCs w:val="23"/>
        </w:rPr>
        <w:t xml:space="preserve">, this study </w:t>
      </w:r>
      <w:r w:rsidR="001734D5">
        <w:rPr>
          <w:szCs w:val="23"/>
        </w:rPr>
        <w:t>may</w:t>
      </w:r>
      <w:r w:rsidR="001734D5" w:rsidRPr="00F12449" w:rsidDel="001734D5">
        <w:rPr>
          <w:szCs w:val="23"/>
        </w:rPr>
        <w:t xml:space="preserve"> </w:t>
      </w:r>
      <w:r w:rsidRPr="00F12449">
        <w:rPr>
          <w:szCs w:val="23"/>
        </w:rPr>
        <w:t>advance the field of agricultural analytics and lay the groundwork for future research and development in this domain.</w:t>
      </w:r>
    </w:p>
    <w:p w14:paraId="39452A10" w14:textId="77777777" w:rsidR="009741B1" w:rsidRPr="00F12449" w:rsidRDefault="009741B1" w:rsidP="00E13CD6">
      <w:pPr>
        <w:rPr>
          <w:szCs w:val="23"/>
        </w:rPr>
      </w:pPr>
    </w:p>
    <w:p w14:paraId="01EB1A83" w14:textId="77777777" w:rsidR="009F496A" w:rsidRPr="00F12449" w:rsidRDefault="009F496A" w:rsidP="009F496A">
      <w:pPr>
        <w:pStyle w:val="Heading1"/>
        <w:rPr>
          <w:b/>
          <w:bCs w:val="0"/>
        </w:rPr>
      </w:pPr>
      <w:bookmarkStart w:id="41" w:name="_Toc171686372"/>
      <w:bookmarkStart w:id="42" w:name="_Toc171686371"/>
      <w:bookmarkStart w:id="43" w:name="_Toc183076600"/>
      <w:r w:rsidRPr="00F12449">
        <w:lastRenderedPageBreak/>
        <w:t>Chapter 2</w:t>
      </w:r>
      <w:r w:rsidRPr="00F12449">
        <w:br/>
      </w:r>
      <w:r w:rsidRPr="00F12449">
        <w:rPr>
          <w:b/>
          <w:bCs w:val="0"/>
        </w:rPr>
        <w:t>REVIEW OF RELATED LITERATURE AND STUDIES</w:t>
      </w:r>
      <w:bookmarkEnd w:id="41"/>
      <w:bookmarkEnd w:id="43"/>
    </w:p>
    <w:p w14:paraId="3364B695" w14:textId="77777777" w:rsidR="009F496A" w:rsidRPr="00F12449" w:rsidRDefault="009F496A" w:rsidP="009F496A">
      <w:pPr>
        <w:rPr>
          <w:sz w:val="24"/>
        </w:rPr>
      </w:pPr>
      <w:r w:rsidRPr="00F12449">
        <w:t xml:space="preserve">This chapter provides an overview of the literature that informed and guided the researchers and the study itself with implications for the findings. It is divided into </w:t>
      </w:r>
      <w:r>
        <w:t xml:space="preserve">five </w:t>
      </w:r>
      <w:r w:rsidRPr="00F12449">
        <w:t xml:space="preserve">main sections: an overview of crop </w:t>
      </w:r>
      <w:r>
        <w:t xml:space="preserve">yield </w:t>
      </w:r>
      <w:r w:rsidRPr="00F12449">
        <w:t xml:space="preserve">forecasting, benefits of crop </w:t>
      </w:r>
      <w:r>
        <w:t xml:space="preserve">yield </w:t>
      </w:r>
      <w:r w:rsidRPr="00F12449">
        <w:t xml:space="preserve">forecasting, factors influencing the </w:t>
      </w:r>
      <w:r>
        <w:t>yield</w:t>
      </w:r>
      <w:r w:rsidRPr="00F12449">
        <w:t xml:space="preserve"> for crops, techniques on time series forecasting random forest on regression problems, and a comparative study on machine learning for</w:t>
      </w:r>
      <w:r>
        <w:t xml:space="preserve"> </w:t>
      </w:r>
      <w:r w:rsidRPr="00F12449">
        <w:t>crop yield forecasting.</w:t>
      </w:r>
    </w:p>
    <w:p w14:paraId="39BD454D" w14:textId="77777777" w:rsidR="009F496A" w:rsidRPr="00F12449" w:rsidRDefault="009F496A" w:rsidP="009F496A">
      <w:pPr>
        <w:pStyle w:val="Heading2"/>
        <w:rPr>
          <w:sz w:val="36"/>
          <w:szCs w:val="36"/>
        </w:rPr>
      </w:pPr>
      <w:bookmarkStart w:id="44" w:name="_Toc156830188"/>
      <w:bookmarkStart w:id="45" w:name="_Toc171686373"/>
      <w:bookmarkStart w:id="46" w:name="_Toc183076601"/>
      <w:r w:rsidRPr="00F12449">
        <w:t xml:space="preserve">Overview of </w:t>
      </w:r>
      <w:bookmarkEnd w:id="44"/>
      <w:r w:rsidRPr="00F12449">
        <w:t xml:space="preserve">Crop </w:t>
      </w:r>
      <w:r>
        <w:t>Yield</w:t>
      </w:r>
      <w:r w:rsidRPr="00F12449">
        <w:t xml:space="preserve"> Forecasting</w:t>
      </w:r>
      <w:bookmarkEnd w:id="45"/>
      <w:bookmarkEnd w:id="46"/>
    </w:p>
    <w:p w14:paraId="2D187D48" w14:textId="77777777" w:rsidR="009F496A" w:rsidRPr="00F12449" w:rsidRDefault="009F496A" w:rsidP="009F496A">
      <w:pPr>
        <w:rPr>
          <w:color w:val="000000"/>
          <w:szCs w:val="23"/>
        </w:rPr>
      </w:pPr>
      <w:bookmarkStart w:id="47" w:name="_Hlk141278223"/>
      <w:r w:rsidRPr="00F12449">
        <w:rPr>
          <w:color w:val="000000"/>
          <w:szCs w:val="23"/>
        </w:rPr>
        <w:t xml:space="preserve">Crop demand forecasting is critical to agriculture's ability to plan and manage resources effectively. In terms of production, influence on the economy, and availability of food, rice, also known as </w:t>
      </w:r>
      <w:commentRangeStart w:id="48"/>
      <w:r w:rsidRPr="00017158">
        <w:rPr>
          <w:i/>
          <w:iCs/>
          <w:color w:val="000000"/>
          <w:szCs w:val="23"/>
        </w:rPr>
        <w:t>palay</w:t>
      </w:r>
      <w:commentRangeEnd w:id="48"/>
      <w:r w:rsidRPr="001734D5">
        <w:rPr>
          <w:rStyle w:val="CommentReference"/>
          <w:i/>
          <w:iCs/>
        </w:rPr>
        <w:commentReference w:id="48"/>
      </w:r>
      <w:r w:rsidRPr="00F12449">
        <w:rPr>
          <w:color w:val="000000"/>
          <w:szCs w:val="23"/>
        </w:rPr>
        <w:t xml:space="preserve">, and corn rank among the Philippines' most important crops. The cultivation of rice has long been a thriving sector in the Philippines, according to data from the Philippine Statistics Authority, and it continues to be the primary diet of the Filipino people. </w:t>
      </w:r>
      <w:r>
        <w:rPr>
          <w:color w:val="000000"/>
          <w:szCs w:val="23"/>
        </w:rPr>
        <w:t>Furthermore, c</w:t>
      </w:r>
      <w:r w:rsidRPr="00F12449">
        <w:rPr>
          <w:color w:val="000000"/>
          <w:szCs w:val="23"/>
        </w:rPr>
        <w:t>orn is used as a feed ingredient and as a raw material in the production of animal feed in several regions of the world. Factors such as income, population, and climate change contribute to the consumption of these crops.</w:t>
      </w:r>
    </w:p>
    <w:p w14:paraId="1F8AF29F" w14:textId="77777777" w:rsidR="009F496A" w:rsidRDefault="009F496A" w:rsidP="009F496A">
      <w:pPr>
        <w:rPr>
          <w:color w:val="000000"/>
          <w:szCs w:val="23"/>
        </w:rPr>
      </w:pPr>
      <w:r w:rsidRPr="00F12449">
        <w:rPr>
          <w:color w:val="000000"/>
          <w:szCs w:val="23"/>
        </w:rPr>
        <w:t xml:space="preserve">Crop </w:t>
      </w:r>
      <w:r>
        <w:rPr>
          <w:color w:val="000000"/>
          <w:szCs w:val="23"/>
        </w:rPr>
        <w:t>yield</w:t>
      </w:r>
      <w:r w:rsidRPr="00F12449">
        <w:rPr>
          <w:color w:val="000000"/>
          <w:szCs w:val="23"/>
        </w:rPr>
        <w:t xml:space="preserve"> has previously been predicted using traditional techniques such as trend analysis and econometric models. By examining patterns, trend analysis uses historical data to predict needs in the future. Using statistical techniques to account for the influence of other variables, econometric models facilitate comprehension of the underlying pattern of agricultural demand. Moreover, Joshi's (2019) research on the usage of econometric models such as ARIMA for forecasting revealed that while they are helpful, they are not very effective. A further investigation conducted by Li &amp; </w:t>
      </w:r>
      <w:proofErr w:type="spellStart"/>
      <w:r w:rsidRPr="00F12449">
        <w:rPr>
          <w:color w:val="000000"/>
          <w:szCs w:val="23"/>
        </w:rPr>
        <w:t>Kockelman</w:t>
      </w:r>
      <w:proofErr w:type="spellEnd"/>
      <w:r w:rsidRPr="00F12449">
        <w:rPr>
          <w:color w:val="000000"/>
          <w:szCs w:val="23"/>
        </w:rPr>
        <w:t xml:space="preserve"> (2019) aimed to evaluate </w:t>
      </w:r>
      <w:r w:rsidRPr="00F12449">
        <w:rPr>
          <w:color w:val="000000"/>
          <w:szCs w:val="23"/>
        </w:rPr>
        <w:lastRenderedPageBreak/>
        <w:t>the applicability of each approach by contrasting machine learning and conventional econometric models for travel decisions.</w:t>
      </w:r>
    </w:p>
    <w:p w14:paraId="308A91D5" w14:textId="77777777" w:rsidR="009F496A" w:rsidRPr="00F12449" w:rsidRDefault="009F496A" w:rsidP="009F496A">
      <w:pPr>
        <w:rPr>
          <w:color w:val="000000"/>
          <w:szCs w:val="23"/>
        </w:rPr>
      </w:pPr>
      <w:r w:rsidRPr="009F5E5A">
        <w:rPr>
          <w:color w:val="000000"/>
          <w:szCs w:val="23"/>
        </w:rPr>
        <w:t xml:space="preserve">Machine learning is an innovation that has rewritten yield forecasting as it allows for calculations of various factors that are interrelated. Handling of big data in </w:t>
      </w:r>
      <w:r>
        <w:rPr>
          <w:color w:val="000000"/>
          <w:szCs w:val="23"/>
        </w:rPr>
        <w:t>the </w:t>
      </w:r>
      <w:r w:rsidRPr="009F5E5A">
        <w:rPr>
          <w:color w:val="000000"/>
          <w:szCs w:val="23"/>
        </w:rPr>
        <w:t>forecasting process is now accomplished using machine learning algorithms like Random Forest, SVM, and Neural Networks. These models are especially effective in terms of</w:t>
      </w:r>
      <w:r>
        <w:rPr>
          <w:color w:val="000000"/>
          <w:szCs w:val="23"/>
        </w:rPr>
        <w:t xml:space="preserve"> </w:t>
      </w:r>
      <w:r w:rsidRPr="009F5E5A">
        <w:rPr>
          <w:color w:val="000000"/>
          <w:szCs w:val="23"/>
        </w:rPr>
        <w:t xml:space="preserve">incident detection and forecast of relationships including such factors as non-linear relationships, and </w:t>
      </w:r>
      <w:proofErr w:type="gramStart"/>
      <w:r w:rsidRPr="009F5E5A">
        <w:rPr>
          <w:color w:val="000000"/>
          <w:szCs w:val="23"/>
        </w:rPr>
        <w:t>high</w:t>
      </w:r>
      <w:r>
        <w:rPr>
          <w:color w:val="000000"/>
          <w:szCs w:val="23"/>
        </w:rPr>
        <w:t>-</w:t>
      </w:r>
      <w:r w:rsidRPr="009F5E5A">
        <w:rPr>
          <w:color w:val="000000"/>
          <w:szCs w:val="23"/>
        </w:rPr>
        <w:t>dimensionality</w:t>
      </w:r>
      <w:proofErr w:type="gramEnd"/>
      <w:r w:rsidRPr="009F5E5A">
        <w:rPr>
          <w:color w:val="000000"/>
          <w:szCs w:val="23"/>
        </w:rPr>
        <w:t xml:space="preserve">. Crop yield estimation is an important step in the process of agricultural planning and </w:t>
      </w:r>
      <w:r>
        <w:rPr>
          <w:color w:val="000000"/>
          <w:szCs w:val="23"/>
        </w:rPr>
        <w:t>is </w:t>
      </w:r>
      <w:r w:rsidRPr="009F5E5A">
        <w:rPr>
          <w:color w:val="000000"/>
          <w:szCs w:val="23"/>
        </w:rPr>
        <w:t>used to estimate the amount of yield the farmer is likely to obtain from a particular piece of land. It covers the use of past records, the weather conditions at the time of planting and harvesting the soil type</w:t>
      </w:r>
      <w:r>
        <w:rPr>
          <w:color w:val="000000"/>
          <w:szCs w:val="23"/>
        </w:rPr>
        <w:t>,</w:t>
      </w:r>
      <w:r w:rsidRPr="009F5E5A">
        <w:rPr>
          <w:color w:val="000000"/>
          <w:szCs w:val="23"/>
        </w:rPr>
        <w:t xml:space="preserve"> and many more to develop heuristic models to forecast the yields. This is the reason why this forecasting plays </w:t>
      </w:r>
      <w:r>
        <w:rPr>
          <w:color w:val="000000"/>
          <w:szCs w:val="23"/>
        </w:rPr>
        <w:t>a </w:t>
      </w:r>
      <w:r w:rsidRPr="009F5E5A">
        <w:rPr>
          <w:color w:val="000000"/>
          <w:szCs w:val="23"/>
        </w:rPr>
        <w:t xml:space="preserve">significant role </w:t>
      </w:r>
      <w:proofErr w:type="gramStart"/>
      <w:r w:rsidRPr="009F5E5A">
        <w:rPr>
          <w:color w:val="000000"/>
          <w:szCs w:val="23"/>
        </w:rPr>
        <w:t>as it</w:t>
      </w:r>
      <w:proofErr w:type="gramEnd"/>
      <w:r w:rsidRPr="009F5E5A">
        <w:rPr>
          <w:color w:val="000000"/>
          <w:szCs w:val="23"/>
        </w:rPr>
        <w:t xml:space="preserve"> </w:t>
      </w:r>
      <w:r>
        <w:rPr>
          <w:color w:val="000000"/>
          <w:szCs w:val="23"/>
        </w:rPr>
        <w:t>h</w:t>
      </w:r>
      <w:r w:rsidRPr="009F5E5A">
        <w:rPr>
          <w:color w:val="000000"/>
          <w:szCs w:val="23"/>
        </w:rPr>
        <w:t>as been seen in food security, economic planning</w:t>
      </w:r>
      <w:r>
        <w:rPr>
          <w:color w:val="000000"/>
          <w:szCs w:val="23"/>
        </w:rPr>
        <w:t>,</w:t>
      </w:r>
      <w:r w:rsidRPr="009F5E5A">
        <w:rPr>
          <w:color w:val="000000"/>
          <w:szCs w:val="23"/>
        </w:rPr>
        <w:t xml:space="preserve"> and resource allocation issues</w:t>
      </w:r>
      <w:r>
        <w:rPr>
          <w:color w:val="000000"/>
          <w:szCs w:val="23"/>
        </w:rPr>
        <w:t xml:space="preserve"> </w:t>
      </w:r>
      <w:r w:rsidRPr="009F5E5A">
        <w:rPr>
          <w:color w:val="000000"/>
          <w:szCs w:val="23"/>
        </w:rPr>
        <w:t>(Morales &amp; Villalobos, 2023)</w:t>
      </w:r>
      <w:r>
        <w:rPr>
          <w:color w:val="000000"/>
          <w:szCs w:val="23"/>
        </w:rPr>
        <w:t>.</w:t>
      </w:r>
    </w:p>
    <w:p w14:paraId="4F096A93" w14:textId="77777777" w:rsidR="009F496A" w:rsidRDefault="009F496A" w:rsidP="009F496A">
      <w:pPr>
        <w:pStyle w:val="Heading2"/>
      </w:pPr>
      <w:bookmarkStart w:id="49" w:name="_Toc171686374"/>
      <w:bookmarkStart w:id="50" w:name="_Toc183076602"/>
      <w:bookmarkEnd w:id="47"/>
      <w:commentRangeStart w:id="51"/>
      <w:r w:rsidRPr="00F12449">
        <w:t xml:space="preserve">Benefits of Crop </w:t>
      </w:r>
      <w:r>
        <w:t xml:space="preserve">Yield </w:t>
      </w:r>
      <w:r w:rsidRPr="00F12449">
        <w:t>Forecasting</w:t>
      </w:r>
      <w:commentRangeEnd w:id="51"/>
      <w:r w:rsidRPr="00F12449">
        <w:rPr>
          <w:rStyle w:val="CommentReference"/>
          <w:b w:val="0"/>
        </w:rPr>
        <w:commentReference w:id="51"/>
      </w:r>
      <w:bookmarkEnd w:id="49"/>
      <w:bookmarkEnd w:id="50"/>
    </w:p>
    <w:p w14:paraId="374A6D35" w14:textId="77777777" w:rsidR="009F496A" w:rsidRDefault="009F496A" w:rsidP="009F496A">
      <w:r w:rsidRPr="00634D17">
        <w:t>Crop yield forecasting has a lot of usefulness in many areas of agriculture from the field level decision</w:t>
      </w:r>
      <w:r>
        <w:t>-</w:t>
      </w:r>
      <w:r w:rsidRPr="00634D17">
        <w:t>making to governmental</w:t>
      </w:r>
      <w:r>
        <w:t>-</w:t>
      </w:r>
      <w:r w:rsidRPr="00634D17">
        <w:t>level economic planning. These benefits are achieved in the form of improved predictability, effective resource management, and formulation of sound policies that are central to sustainable agriculture.</w:t>
      </w:r>
    </w:p>
    <w:p w14:paraId="3D4C61FF" w14:textId="77777777" w:rsidR="009F496A" w:rsidRDefault="009F496A" w:rsidP="009F496A">
      <w:r w:rsidRPr="00634D17">
        <w:t xml:space="preserve">Forecasting of crop yield using predictive analytics offers farmers and other stakeholders in agriculture essential data on volumes expected to be produced. This makes it easier </w:t>
      </w:r>
      <w:r>
        <w:t>to</w:t>
      </w:r>
      <w:r w:rsidRPr="00634D17">
        <w:t xml:space="preserve"> plan concerning the labor force, tools</w:t>
      </w:r>
      <w:r>
        <w:t>,</w:t>
      </w:r>
      <w:r w:rsidRPr="00634D17">
        <w:t xml:space="preserve"> and even the funds that are needed </w:t>
      </w:r>
      <w:r>
        <w:t>for</w:t>
      </w:r>
      <w:r w:rsidRPr="00634D17">
        <w:t xml:space="preserve"> the project. Weather information enables accurate determination of yields thus reduc</w:t>
      </w:r>
      <w:r>
        <w:t>ing</w:t>
      </w:r>
      <w:r w:rsidRPr="00634D17">
        <w:t xml:space="preserve"> </w:t>
      </w:r>
      <w:r>
        <w:t>the </w:t>
      </w:r>
      <w:r w:rsidRPr="00634D17">
        <w:t>variability of price and market demand thus steadying the farmer’s and investor’s income​</w:t>
      </w:r>
      <w:r>
        <w:t xml:space="preserve"> </w:t>
      </w:r>
      <w:r w:rsidRPr="00634D17">
        <w:t>(D. M. P. W. Dissanayake et al., 2023)</w:t>
      </w:r>
      <w:r>
        <w:t>.</w:t>
      </w:r>
    </w:p>
    <w:p w14:paraId="36584203" w14:textId="77777777" w:rsidR="009F496A" w:rsidRDefault="009F496A" w:rsidP="009F496A">
      <w:r w:rsidRPr="00634D17">
        <w:lastRenderedPageBreak/>
        <w:t xml:space="preserve">The other major advantage of crop yield forecasting is </w:t>
      </w:r>
      <w:r>
        <w:t>the </w:t>
      </w:r>
      <w:r w:rsidRPr="00634D17">
        <w:t xml:space="preserve">efficient and proper management of available resources. This way, the farmers are </w:t>
      </w:r>
      <w:proofErr w:type="gramStart"/>
      <w:r w:rsidRPr="00634D17">
        <w:t>in a position</w:t>
      </w:r>
      <w:proofErr w:type="gramEnd"/>
      <w:r w:rsidRPr="00634D17">
        <w:t xml:space="preserve"> to determine how much of a crop is likely to grow, and thus are in a position to decide on the best time to use water, fertilizers</w:t>
      </w:r>
      <w:r>
        <w:t>,</w:t>
      </w:r>
      <w:r w:rsidRPr="00634D17">
        <w:t xml:space="preserve"> and pesticides among others. This not only assist</w:t>
      </w:r>
      <w:r>
        <w:t>s</w:t>
      </w:r>
      <w:r w:rsidRPr="00634D17">
        <w:t xml:space="preserve"> in making the cost of farming cheap </w:t>
      </w:r>
      <w:r>
        <w:t>by</w:t>
      </w:r>
      <w:r w:rsidRPr="00634D17">
        <w:t xml:space="preserve"> avoiding </w:t>
      </w:r>
      <w:r>
        <w:t>the </w:t>
      </w:r>
      <w:r w:rsidRPr="00634D17">
        <w:t>use of excess inputs but also reduces the effects on the environment. For instance</w:t>
      </w:r>
      <w:r>
        <w:t>,</w:t>
      </w:r>
      <w:r w:rsidRPr="00634D17">
        <w:t xml:space="preserve"> accurate irrigation methods powered by yield predictions ha</w:t>
      </w:r>
      <w:r>
        <w:t>ve</w:t>
      </w:r>
      <w:r w:rsidRPr="00634D17">
        <w:t xml:space="preserve"> demonstrated a lot of water conservation hence very valuable in construed environments</w:t>
      </w:r>
      <w:r>
        <w:t xml:space="preserve"> </w:t>
      </w:r>
      <w:r w:rsidRPr="00634D17">
        <w:t>(Pankaj et al., 2023)</w:t>
      </w:r>
      <w:r>
        <w:t>.</w:t>
      </w:r>
    </w:p>
    <w:p w14:paraId="72E946C7" w14:textId="77777777" w:rsidR="009F496A" w:rsidRPr="00634D17" w:rsidRDefault="009F496A" w:rsidP="009F496A">
      <w:r w:rsidRPr="00634D17">
        <w:t xml:space="preserve">Crop yield predictions are useful in </w:t>
      </w:r>
      <w:proofErr w:type="gramStart"/>
      <w:r w:rsidRPr="00634D17">
        <w:t>policy</w:t>
      </w:r>
      <w:r>
        <w:t>-</w:t>
      </w:r>
      <w:r w:rsidRPr="00634D17">
        <w:t>making</w:t>
      </w:r>
      <w:proofErr w:type="gramEnd"/>
      <w:r w:rsidRPr="00634D17">
        <w:t xml:space="preserve"> involving farming. These forecasts are useful to governments and regulatory authorities to anticipate food imports and exportation, control food stocks</w:t>
      </w:r>
      <w:r>
        <w:t>,</w:t>
      </w:r>
      <w:r w:rsidRPr="00634D17">
        <w:t xml:space="preserve"> and develop subsidies and support </w:t>
      </w:r>
      <w:r>
        <w:t>f</w:t>
      </w:r>
      <w:r w:rsidRPr="00634D17">
        <w:t>o</w:t>
      </w:r>
      <w:r>
        <w:t>r</w:t>
      </w:r>
      <w:r w:rsidRPr="00634D17">
        <w:t xml:space="preserve"> farmers. Realizing today’s possible yield makes it possible to set policies regard</w:t>
      </w:r>
      <w:r>
        <w:t>ing</w:t>
      </w:r>
      <w:r w:rsidRPr="00634D17">
        <w:t xml:space="preserve"> food production and distribution in the market. This is especially so where the economy is largely driven by agriculture</w:t>
      </w:r>
      <w:r>
        <w:t xml:space="preserve"> </w:t>
      </w:r>
      <w:r w:rsidRPr="00634D17">
        <w:t>(Gera &amp; Jain, 2023)</w:t>
      </w:r>
      <w:r>
        <w:t>.</w:t>
      </w:r>
    </w:p>
    <w:p w14:paraId="7A4D2A63" w14:textId="77777777" w:rsidR="009F496A" w:rsidRDefault="009F496A" w:rsidP="009F496A">
      <w:pPr>
        <w:pStyle w:val="Heading2"/>
      </w:pPr>
      <w:bookmarkStart w:id="52" w:name="_Toc171686375"/>
      <w:bookmarkStart w:id="53" w:name="_Toc183076603"/>
      <w:r w:rsidRPr="00F12449">
        <w:t xml:space="preserve">Factors Influencing the </w:t>
      </w:r>
      <w:r>
        <w:t xml:space="preserve">Yield </w:t>
      </w:r>
      <w:r w:rsidRPr="00F12449">
        <w:t>for Crops</w:t>
      </w:r>
      <w:bookmarkEnd w:id="52"/>
      <w:bookmarkEnd w:id="53"/>
    </w:p>
    <w:p w14:paraId="7D601FF5" w14:textId="77777777" w:rsidR="009F496A" w:rsidRDefault="009F496A" w:rsidP="009F496A">
      <w:r w:rsidRPr="00443924">
        <w:t>Yield is the product of many interrelated factors that can include climatic factors, the practices that are used when cultivating crops</w:t>
      </w:r>
      <w:r>
        <w:t>,</w:t>
      </w:r>
      <w:r w:rsidRPr="00443924">
        <w:t xml:space="preserve"> and even the available technology. Climate is the first since crops require specific temperature, light</w:t>
      </w:r>
      <w:r>
        <w:t>,</w:t>
      </w:r>
      <w:r w:rsidRPr="00443924">
        <w:t xml:space="preserve"> and moisture conditions for the crops to grow. Heat stress affects photosynthesis is vital for crop growth and therefore go</w:t>
      </w:r>
      <w:r>
        <w:t>es</w:t>
      </w:r>
      <w:r w:rsidRPr="00443924">
        <w:t xml:space="preserve"> hand in hand with yield outputs (Hatfield et al., 2015). Soil also has a very important unearthing, for it provides the necessary nutrients needed for plant growth in soils that are most fertile. Indeed, nutrient availability, soil pH, structure</w:t>
      </w:r>
      <w:r>
        <w:t>,</w:t>
      </w:r>
      <w:r w:rsidRPr="00443924">
        <w:t xml:space="preserve"> and organic matter affect how plants </w:t>
      </w:r>
      <w:proofErr w:type="gramStart"/>
      <w:r w:rsidRPr="00443924">
        <w:t>are able to</w:t>
      </w:r>
      <w:proofErr w:type="gramEnd"/>
      <w:r w:rsidRPr="00443924">
        <w:t xml:space="preserve"> tap into these nutrients (Guo et al., 2021). </w:t>
      </w:r>
    </w:p>
    <w:p w14:paraId="6BB6EDEA" w14:textId="20DBA5A2" w:rsidR="009F496A" w:rsidRDefault="009F496A" w:rsidP="009F496A">
      <w:r w:rsidRPr="00443924">
        <w:t xml:space="preserve">Another environmental factor is water supply where both low and high supply are equally destructive to crops in the field. Irrigation therefore plays a central role in achieving </w:t>
      </w:r>
      <w:r w:rsidRPr="00443924">
        <w:lastRenderedPageBreak/>
        <w:t>the balance that is needed for crop production (</w:t>
      </w:r>
      <w:proofErr w:type="spellStart"/>
      <w:r w:rsidRPr="00443924">
        <w:t>Supit</w:t>
      </w:r>
      <w:proofErr w:type="spellEnd"/>
      <w:r w:rsidRPr="00443924">
        <w:t xml:space="preserve"> et al., 2012). In the agricultural sector</w:t>
      </w:r>
      <w:r>
        <w:t>,</w:t>
      </w:r>
      <w:r w:rsidRPr="00443924">
        <w:t xml:space="preserve"> for instance, measures like </w:t>
      </w:r>
      <w:proofErr w:type="gramStart"/>
      <w:r w:rsidRPr="00443924">
        <w:t>crop</w:t>
      </w:r>
      <w:proofErr w:type="gramEnd"/>
      <w:r w:rsidRPr="00443924">
        <w:t xml:space="preserve"> </w:t>
      </w:r>
      <w:r w:rsidR="00FD2A28">
        <w:t xml:space="preserve">intersecting </w:t>
      </w:r>
      <w:r w:rsidRPr="00443924">
        <w:t xml:space="preserve">with another crop to provision for pest control and building fertility in the soil thus improving yields. As a couple of practices, integrated pest management and the use of </w:t>
      </w:r>
      <w:r>
        <w:t>the </w:t>
      </w:r>
      <w:r w:rsidRPr="00443924">
        <w:t xml:space="preserve">right type of fertilizers </w:t>
      </w:r>
      <w:r>
        <w:t>in</w:t>
      </w:r>
      <w:r w:rsidRPr="00443924">
        <w:t xml:space="preserve"> the areas of the soils are the basic requirements for the protection of crops from pests and diseases and the supply of nutrients required for the growth of crops (Bhojwani et al., 2017; Jain et al., 2017). </w:t>
      </w:r>
    </w:p>
    <w:p w14:paraId="63D22A35" w14:textId="77777777" w:rsidR="009F496A" w:rsidRDefault="009F496A" w:rsidP="009F496A">
      <w:r w:rsidRPr="00443924">
        <w:t xml:space="preserve">There is growing importance of technology and genes in today’s farming. This is due </w:t>
      </w:r>
      <w:r>
        <w:t>to </w:t>
      </w:r>
      <w:r w:rsidRPr="00443924">
        <w:t>the adoption of high</w:t>
      </w:r>
      <w:r>
        <w:t>-</w:t>
      </w:r>
      <w:r w:rsidRPr="00443924">
        <w:t>quality seeds that have been genetically modified to suit specific stresses s</w:t>
      </w:r>
      <w:r>
        <w:t xml:space="preserve">uch </w:t>
      </w:r>
      <w:r w:rsidRPr="00443924">
        <w:t>a</w:t>
      </w:r>
      <w:r>
        <w:t>s</w:t>
      </w:r>
      <w:r w:rsidRPr="00443924">
        <w:t xml:space="preserve"> drought and diseases common in the region. GPS, drones, IoT sensors</w:t>
      </w:r>
      <w:r>
        <w:t>,</w:t>
      </w:r>
      <w:r w:rsidRPr="00443924">
        <w:t xml:space="preserve"> and other smart devices help to monitor and control plant health, soil</w:t>
      </w:r>
      <w:r>
        <w:t>,</w:t>
      </w:r>
      <w:r w:rsidRPr="00443924">
        <w:t xml:space="preserve"> and micro-climates, to apply inputs and management practices for maximum yield on limited resources (Jain et al., 2017).</w:t>
      </w:r>
    </w:p>
    <w:p w14:paraId="6B4E6F24" w14:textId="7903E2EA" w:rsidR="009F496A" w:rsidRPr="00443924" w:rsidRDefault="009F496A" w:rsidP="009F496A">
      <w:r>
        <w:rPr>
          <w:lang w:val="en-PH"/>
        </w:rPr>
        <w:t>Finally</w:t>
      </w:r>
      <w:r w:rsidRPr="00A517BB">
        <w:rPr>
          <w:lang w:val="en-PH"/>
        </w:rPr>
        <w:t xml:space="preserve">, factors such as access to </w:t>
      </w:r>
      <w:r>
        <w:rPr>
          <w:lang w:val="en-PH"/>
        </w:rPr>
        <w:t>the </w:t>
      </w:r>
      <w:r w:rsidRPr="00A517BB">
        <w:rPr>
          <w:lang w:val="en-PH"/>
        </w:rPr>
        <w:t>market and other policies in the economy swell up the farming decision</w:t>
      </w:r>
      <w:r>
        <w:rPr>
          <w:lang w:val="en-PH"/>
        </w:rPr>
        <w:t>s</w:t>
      </w:r>
      <w:r w:rsidRPr="00A517BB">
        <w:rPr>
          <w:lang w:val="en-PH"/>
        </w:rPr>
        <w:t xml:space="preserve"> and practices thus the yields. Farmers can be motivated to adopt sustainable farming practices and new technologies when governments promote t</w:t>
      </w:r>
      <w:r>
        <w:rPr>
          <w:lang w:val="en-PH"/>
        </w:rPr>
        <w:t>heir</w:t>
      </w:r>
      <w:r w:rsidRPr="00A517BB">
        <w:rPr>
          <w:lang w:val="en-PH"/>
        </w:rPr>
        <w:t xml:space="preserve"> policies of subsidy grants to modern agriculture. On the other hand, the policies not supporting sustainable practices may help to slow down yield improvement (Wankhede et al., 2017; Raj, 2021).</w:t>
      </w:r>
    </w:p>
    <w:p w14:paraId="3B0AA88C" w14:textId="77777777" w:rsidR="009F496A" w:rsidRPr="00F12449" w:rsidRDefault="009F496A" w:rsidP="009F496A">
      <w:pPr>
        <w:pStyle w:val="Heading2"/>
      </w:pPr>
      <w:bookmarkStart w:id="54" w:name="_Toc156830190"/>
      <w:bookmarkStart w:id="55" w:name="_Toc171686376"/>
      <w:bookmarkStart w:id="56" w:name="_Toc183076604"/>
      <w:r w:rsidRPr="00F12449">
        <w:t>Techniques on Time Series Forecasting</w:t>
      </w:r>
      <w:bookmarkEnd w:id="54"/>
      <w:r w:rsidRPr="00F12449">
        <w:t xml:space="preserve"> Random Forest on Regression Problems</w:t>
      </w:r>
      <w:bookmarkEnd w:id="55"/>
      <w:bookmarkEnd w:id="56"/>
    </w:p>
    <w:p w14:paraId="22F0CF10" w14:textId="77777777" w:rsidR="009F496A" w:rsidRDefault="009F496A" w:rsidP="009F496A">
      <w:pPr>
        <w:rPr>
          <w:color w:val="000000"/>
          <w:shd w:val="clear" w:color="auto" w:fill="FFFFFF"/>
        </w:rPr>
      </w:pPr>
      <w:r w:rsidRPr="00F12449">
        <w:t xml:space="preserve">Random Forest Regression is a powerful ensemble learning method widely used in various fields such as finance, healthcare, and marketing. It leverages the strength of multiple decision trees to produce a robust predictive model, making it one of the go-to algorithms for regression tasks. By averaging the predictions of numerous decision trees, random forest mitigates the risk of overfitting and improves generalization, providing more accurate and stable predictions. </w:t>
      </w:r>
      <w:r w:rsidRPr="00F12449">
        <w:rPr>
          <w:color w:val="000000"/>
          <w:shd w:val="clear" w:color="auto" w:fill="FFFFFF"/>
        </w:rPr>
        <w:t>(Sengupta, 2024).</w:t>
      </w:r>
    </w:p>
    <w:p w14:paraId="735FA905" w14:textId="77777777" w:rsidR="000F77C9" w:rsidRDefault="009F496A" w:rsidP="009F496A">
      <w:pPr>
        <w:ind w:firstLine="0"/>
        <w:rPr>
          <w:i/>
          <w:iCs/>
          <w:color w:val="000000"/>
          <w:shd w:val="clear" w:color="auto" w:fill="FFFFFF"/>
        </w:rPr>
      </w:pPr>
      <w:r>
        <w:rPr>
          <w:i/>
          <w:iCs/>
          <w:color w:val="000000"/>
          <w:shd w:val="clear" w:color="auto" w:fill="FFFFFF"/>
        </w:rPr>
        <w:lastRenderedPageBreak/>
        <w:tab/>
      </w:r>
    </w:p>
    <w:p w14:paraId="5077926F" w14:textId="77777777" w:rsidR="000F77C9" w:rsidRDefault="000F77C9" w:rsidP="009F496A">
      <w:pPr>
        <w:ind w:firstLine="0"/>
        <w:rPr>
          <w:i/>
          <w:iCs/>
          <w:color w:val="000000"/>
          <w:shd w:val="clear" w:color="auto" w:fill="FFFFFF"/>
        </w:rPr>
      </w:pPr>
    </w:p>
    <w:p w14:paraId="371393FC" w14:textId="77777777" w:rsidR="000F77C9" w:rsidRDefault="000F77C9" w:rsidP="009F496A">
      <w:pPr>
        <w:ind w:firstLine="0"/>
      </w:pPr>
    </w:p>
    <w:p w14:paraId="481AE49A" w14:textId="495B03FC" w:rsidR="000F77C9" w:rsidRPr="000F77C9" w:rsidRDefault="000F77C9" w:rsidP="000F77C9">
      <w:pPr>
        <w:pStyle w:val="Caption"/>
        <w:rPr>
          <w:b w:val="0"/>
          <w:bCs w:val="0"/>
          <w:i/>
          <w:iCs w:val="0"/>
        </w:rPr>
      </w:pPr>
      <w:bookmarkStart w:id="57" w:name="_Toc183075732"/>
      <w:r>
        <w:t xml:space="preserve">Figure </w:t>
      </w:r>
      <w:r>
        <w:fldChar w:fldCharType="begin"/>
      </w:r>
      <w:r>
        <w:instrText xml:space="preserve"> SEQ Figure \* ARABIC </w:instrText>
      </w:r>
      <w:r>
        <w:fldChar w:fldCharType="separate"/>
      </w:r>
      <w:r w:rsidR="00B71F61">
        <w:rPr>
          <w:noProof/>
        </w:rPr>
        <w:t>1</w:t>
      </w:r>
      <w:r>
        <w:fldChar w:fldCharType="end"/>
      </w:r>
      <w:r>
        <w:t xml:space="preserve"> </w:t>
      </w:r>
      <w:r>
        <w:br/>
      </w:r>
      <w:r w:rsidRPr="000F77C9">
        <w:rPr>
          <w:b w:val="0"/>
          <w:bCs w:val="0"/>
          <w:i/>
          <w:iCs w:val="0"/>
        </w:rPr>
        <w:t>Random Forest</w:t>
      </w:r>
      <w:bookmarkEnd w:id="57"/>
    </w:p>
    <w:p w14:paraId="24955E32" w14:textId="03B9362A" w:rsidR="009F496A" w:rsidRPr="00BD2BAC" w:rsidRDefault="009F496A" w:rsidP="009F496A">
      <w:pPr>
        <w:ind w:firstLine="0"/>
        <w:rPr>
          <w:color w:val="000000"/>
          <w:shd w:val="clear" w:color="auto" w:fill="FFFFFF"/>
        </w:rPr>
      </w:pPr>
      <w:r>
        <w:rPr>
          <w:noProof/>
          <w:color w:val="000000"/>
          <w:shd w:val="clear" w:color="auto" w:fill="FFFFFF"/>
        </w:rPr>
        <w:drawing>
          <wp:inline distT="0" distB="0" distL="0" distR="0" wp14:anchorId="70AABB56" wp14:editId="60E1CB53">
            <wp:extent cx="4161309" cy="2362835"/>
            <wp:effectExtent l="0" t="0" r="0" b="0"/>
            <wp:docPr id="1982993878"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93878" name="Picture 2" descr="A diagram of a tree&#10;&#10;Description automatically generated"/>
                    <pic:cNvPicPr/>
                  </pic:nvPicPr>
                  <pic:blipFill rotWithShape="1">
                    <a:blip r:embed="rId17" cstate="print">
                      <a:extLst>
                        <a:ext uri="{28A0092B-C50C-407E-A947-70E740481C1C}">
                          <a14:useLocalDpi xmlns:a14="http://schemas.microsoft.com/office/drawing/2010/main" val="0"/>
                        </a:ext>
                      </a:extLst>
                    </a:blip>
                    <a:srcRect t="20509"/>
                    <a:stretch/>
                  </pic:blipFill>
                  <pic:spPr bwMode="auto">
                    <a:xfrm>
                      <a:off x="0" y="0"/>
                      <a:ext cx="4176661" cy="2371552"/>
                    </a:xfrm>
                    <a:prstGeom prst="rect">
                      <a:avLst/>
                    </a:prstGeom>
                    <a:ln>
                      <a:noFill/>
                    </a:ln>
                    <a:extLst>
                      <a:ext uri="{53640926-AAD7-44D8-BBD7-CCE9431645EC}">
                        <a14:shadowObscured xmlns:a14="http://schemas.microsoft.com/office/drawing/2010/main"/>
                      </a:ext>
                    </a:extLst>
                  </pic:spPr>
                </pic:pic>
              </a:graphicData>
            </a:graphic>
          </wp:inline>
        </w:drawing>
      </w:r>
    </w:p>
    <w:p w14:paraId="114B64AE" w14:textId="77777777" w:rsidR="009F496A" w:rsidRPr="00BD2BAC" w:rsidRDefault="009F496A" w:rsidP="009F496A">
      <w:pPr>
        <w:ind w:firstLine="0"/>
        <w:rPr>
          <w:i/>
          <w:iCs/>
        </w:rPr>
      </w:pPr>
    </w:p>
    <w:p w14:paraId="146229C0" w14:textId="77777777" w:rsidR="009F496A" w:rsidRPr="00F12449" w:rsidRDefault="009F496A" w:rsidP="009F496A">
      <w:r w:rsidRPr="00F12449">
        <w:t>Other hyperparameters in the Random Forest model included the number of trees to be created (</w:t>
      </w:r>
      <w:proofErr w:type="spellStart"/>
      <w:r w:rsidRPr="00F12449">
        <w:t>n_estimators</w:t>
      </w:r>
      <w:proofErr w:type="spellEnd"/>
      <w:r w:rsidRPr="00F12449">
        <w:t>), the maximum depth of the trees (</w:t>
      </w:r>
      <w:proofErr w:type="spellStart"/>
      <w:r w:rsidRPr="00F12449">
        <w:t>max_depth</w:t>
      </w:r>
      <w:proofErr w:type="spellEnd"/>
      <w:r w:rsidRPr="00F12449">
        <w:t>), and the minimum number of samples required to split a node (</w:t>
      </w:r>
      <w:proofErr w:type="spellStart"/>
      <w:r w:rsidRPr="00F12449">
        <w:t>min_samples_split</w:t>
      </w:r>
      <w:proofErr w:type="spellEnd"/>
      <w:r w:rsidRPr="00F12449">
        <w:t xml:space="preserve">). </w:t>
      </w:r>
      <w:r w:rsidRPr="00F12449">
        <w:rPr>
          <w:color w:val="000000"/>
          <w:shd w:val="clear" w:color="auto" w:fill="FFFFFF"/>
        </w:rPr>
        <w:t>(Chauhan, 2021).</w:t>
      </w:r>
      <w:r w:rsidRPr="00F12449">
        <w:t xml:space="preserve"> </w:t>
      </w:r>
    </w:p>
    <w:p w14:paraId="33289516" w14:textId="55CCE1EF" w:rsidR="009F496A" w:rsidRDefault="009F496A" w:rsidP="009F496A">
      <w:r>
        <w:t>P</w:t>
      </w:r>
      <w:r w:rsidRPr="00F12449">
        <w:t xml:space="preserve">rior studies </w:t>
      </w:r>
      <w:r>
        <w:t xml:space="preserve">have shown that </w:t>
      </w:r>
      <w:r w:rsidRPr="00F12449">
        <w:t xml:space="preserve">Random Forest could be applied to regression problems, capable of handling non-linear relationships and interactions between variables and therefore a great tool for predictive modeling in agriculture. </w:t>
      </w:r>
      <w:proofErr w:type="spellStart"/>
      <w:r w:rsidRPr="00F12449">
        <w:t>Belgiu</w:t>
      </w:r>
      <w:proofErr w:type="spellEnd"/>
      <w:r w:rsidRPr="00F12449">
        <w:t xml:space="preserve"> and </w:t>
      </w:r>
      <w:proofErr w:type="spellStart"/>
      <w:r w:rsidRPr="00F12449">
        <w:t>Drăguţ</w:t>
      </w:r>
      <w:proofErr w:type="spellEnd"/>
      <w:r w:rsidRPr="00F12449">
        <w:t xml:space="preserve"> (2016) described its advantages regarding flexibility and stability across different regression and classification tasks; other authors have recently reflected similar opinions.</w:t>
      </w:r>
      <w:r>
        <w:t xml:space="preserve"> </w:t>
      </w:r>
      <w:r w:rsidRPr="00DA2687">
        <w:t>The</w:t>
      </w:r>
      <w:r>
        <w:t>se</w:t>
      </w:r>
      <w:r w:rsidRPr="00DA2687">
        <w:t xml:space="preserve"> studies mentioned the method’s success rate for handling and solving such issues </w:t>
      </w:r>
      <w:r>
        <w:t xml:space="preserve">and </w:t>
      </w:r>
      <w:r w:rsidRPr="00DA2687">
        <w:t>provide</w:t>
      </w:r>
      <w:r>
        <w:t>d</w:t>
      </w:r>
      <w:r w:rsidRPr="00DA2687">
        <w:t xml:space="preserve"> evidence to support the general applicability of Random Forest for regression problems in agriculture.</w:t>
      </w:r>
    </w:p>
    <w:p w14:paraId="36EC39CB" w14:textId="77777777" w:rsidR="009F496A" w:rsidRPr="00F12449" w:rsidRDefault="009F496A" w:rsidP="009F496A">
      <w:r w:rsidRPr="005E480C">
        <w:lastRenderedPageBreak/>
        <w:t>When it comes to agricultural data analysis, time series forecasting and Random Forest regression become two of the most crucial methods especially when it comes to crop yield estimation. Time series analysis on the other hand is a process of modeling and forecasting data points that occur in time series. It is especially important for the analysis of seasonal fluctuations and tendencies in agricultural yields. Seasonality in crop production data can for instance be handled by employing ARIMA (</w:t>
      </w:r>
      <w:proofErr w:type="spellStart"/>
      <w:r w:rsidRPr="005E480C">
        <w:t>AutoRegressive</w:t>
      </w:r>
      <w:proofErr w:type="spellEnd"/>
      <w:r w:rsidRPr="005E480C">
        <w:t xml:space="preserve"> Integrated Moving Average) or exponential smoothing techniques as the means of structuring crop yield forecasting (Hyndman et al., 2018).</w:t>
      </w:r>
    </w:p>
    <w:p w14:paraId="1F72018E" w14:textId="77777777" w:rsidR="009F496A" w:rsidRDefault="009F496A" w:rsidP="009F496A">
      <w:pPr>
        <w:pStyle w:val="Heading2"/>
      </w:pPr>
      <w:bookmarkStart w:id="58" w:name="_Toc171686377"/>
      <w:bookmarkStart w:id="59" w:name="_Toc183076605"/>
      <w:r w:rsidRPr="00F12449">
        <w:t>A Comparative Study on Machine Learning for Crop Yield Forecasting</w:t>
      </w:r>
      <w:bookmarkEnd w:id="58"/>
      <w:bookmarkEnd w:id="59"/>
    </w:p>
    <w:p w14:paraId="73B27222" w14:textId="77777777" w:rsidR="009F496A" w:rsidRDefault="009F496A" w:rsidP="009F496A">
      <w:pPr>
        <w:ind w:firstLine="0"/>
      </w:pPr>
      <w:r>
        <w:tab/>
      </w:r>
      <w:r w:rsidRPr="00BD2BAC">
        <w:t xml:space="preserve">Crop yield forecasting has a great importance in increasing </w:t>
      </w:r>
      <w:proofErr w:type="gramStart"/>
      <w:r w:rsidRPr="00BD2BAC">
        <w:t>the agricultural</w:t>
      </w:r>
      <w:proofErr w:type="gramEnd"/>
      <w:r w:rsidRPr="00BD2BAC">
        <w:t xml:space="preserve"> production, effective management of resources and food security. While using Random Forest methods, it is possible to achieve higher accuracy of yield predictions </w:t>
      </w:r>
      <w:proofErr w:type="gramStart"/>
      <w:r w:rsidRPr="00BD2BAC">
        <w:t>taking into account</w:t>
      </w:r>
      <w:proofErr w:type="gramEnd"/>
      <w:r w:rsidRPr="00BD2BAC">
        <w:t xml:space="preserve"> numerous environmental, meteorological and economic indicators. In this regard, many papers have been written to analyze the performance of a range of </w:t>
      </w:r>
      <w:proofErr w:type="gramStart"/>
      <w:r w:rsidRPr="00BD2BAC">
        <w:t>the machine</w:t>
      </w:r>
      <w:proofErr w:type="gramEnd"/>
      <w:r w:rsidRPr="00BD2BAC">
        <w:t xml:space="preserve"> learning algorithms in estimating crop yields with conditions.</w:t>
      </w:r>
    </w:p>
    <w:p w14:paraId="1FD1827B" w14:textId="77777777" w:rsidR="009F496A" w:rsidRDefault="009F496A" w:rsidP="009F496A">
      <w:r w:rsidRPr="00A63DC6">
        <w:t>Anderson et al. (2019) focused only on wheat yield prediction in the American Midwest. They incorporated satellite imagery coupled with climate data to train a Random Forest model, in a bid to account for spatial and temporal heterogeneities of yields. Normalization of the weather data and conversion of satellite images to obtain NDVI, which measures vegetative health, were done in this process. On their model</w:t>
      </w:r>
      <w:r>
        <w:t>,</w:t>
      </w:r>
      <w:r w:rsidRPr="00A63DC6">
        <w:t xml:space="preserve"> they got an R² of 0.78 which indicates that 78% of the yield variability could be attributed to the predictors. The Mean Absolute Error is equal to 1.2 tons per hectare and </w:t>
      </w:r>
      <w:r>
        <w:t>the </w:t>
      </w:r>
      <w:r w:rsidRPr="00A63DC6">
        <w:t xml:space="preserve">Mean Squared Error of 2.5 tons per hectare squared proved its effectiveness and forecasting ability in the regional setting. In their study, </w:t>
      </w:r>
    </w:p>
    <w:p w14:paraId="43877389" w14:textId="77777777" w:rsidR="009F496A" w:rsidRDefault="009F496A" w:rsidP="009F496A">
      <w:r w:rsidRPr="00A63DC6">
        <w:lastRenderedPageBreak/>
        <w:t>Baker and Smith (2020) assessed corn yield in several states in the United States of America using soil information, yield records, and current climate information. Using Support Vector Machines (SVM), they cleaned the data and managed missing values as well as scaling features. Specifically, the detailed soil nutrient data and weather condition</w:t>
      </w:r>
      <w:r>
        <w:t>s</w:t>
      </w:r>
      <w:r w:rsidRPr="00A63DC6">
        <w:t xml:space="preserve"> were incorporated into their model. The coefficients of determination, R², were 0.85, showing the high accuracy of the model, and the errors, mean absolute error at 0.95 tons ha⁻¹ and mean squared error at 1.8 tons ha⁻¹², also corroborated model effectiveness in predicting under different circumstance</w:t>
      </w:r>
      <w:r>
        <w:t>s</w:t>
      </w:r>
      <w:r w:rsidRPr="00A63DC6">
        <w:t>.</w:t>
      </w:r>
    </w:p>
    <w:p w14:paraId="3E683A38" w14:textId="77777777" w:rsidR="009F496A" w:rsidRDefault="009F496A" w:rsidP="009F496A">
      <w:r w:rsidRPr="00A63DC6">
        <w:t>Chen et al. (2018) followed a different strategy by using climate data, satellite imagery</w:t>
      </w:r>
      <w:r>
        <w:t>,</w:t>
      </w:r>
      <w:r w:rsidRPr="00A63DC6">
        <w:t xml:space="preserve"> and crop management data of soybean yield in Brazil. They used Neural Networks with deep learning models that were LSTM to capture the temporal behavior of the crops. Their preprocessing included constructing features with weather anomalies and phenological information. An R² of 0.90, MAE of 0.8</w:t>
      </w:r>
      <w:r>
        <w:t>,</w:t>
      </w:r>
      <w:r w:rsidRPr="00A63DC6">
        <w:t xml:space="preserve"> and MSE of 1.1 tons per hectare squared was achieved in the study to prove that </w:t>
      </w:r>
      <w:r>
        <w:t>the </w:t>
      </w:r>
      <w:r w:rsidRPr="00A63DC6">
        <w:t>deep learning model is more efficient in capturing complex non-linear relationships and large data sets.</w:t>
      </w:r>
    </w:p>
    <w:p w14:paraId="3F8E3BF4" w14:textId="77777777" w:rsidR="009F496A" w:rsidRDefault="009F496A" w:rsidP="009F496A">
      <w:r w:rsidRPr="00A63DC6">
        <w:t xml:space="preserve">Davies et al., (2021) focused on rice yield prediction for India using drone imagery of the field, local weather data, </w:t>
      </w:r>
      <w:r>
        <w:t>and </w:t>
      </w:r>
      <w:r w:rsidRPr="00A63DC6">
        <w:t>IoT device</w:t>
      </w:r>
      <w:r>
        <w:t>s</w:t>
      </w:r>
      <w:r w:rsidRPr="00A63DC6">
        <w:t xml:space="preserve"> to monitor </w:t>
      </w:r>
      <w:r>
        <w:t>in</w:t>
      </w:r>
      <w:r w:rsidRPr="00A63DC6">
        <w:t xml:space="preserve"> real</w:t>
      </w:r>
      <w:r>
        <w:t>-</w:t>
      </w:r>
      <w:r w:rsidRPr="00A63DC6">
        <w:t>time. They used an ensemble method that includes both the Gradient Boosting Machines and the Random Forests, with preprocessing methods la</w:t>
      </w:r>
      <w:r>
        <w:t>ying</w:t>
      </w:r>
      <w:r w:rsidRPr="00A63DC6">
        <w:t xml:space="preserve"> much emphasis on the removal of the outliers and selection of the most important features using the importance of the variables. The ensemble model gave an R² of 0.83, MAE of 1.1</w:t>
      </w:r>
      <w:r>
        <w:t>,</w:t>
      </w:r>
      <w:r w:rsidRPr="00A63DC6">
        <w:t xml:space="preserve"> and MSE of 2.2 tons per hectare squared, all of which show the stability and accuracy in a technologically developed forecasting system.</w:t>
      </w:r>
    </w:p>
    <w:p w14:paraId="4E9ECFAA" w14:textId="77777777" w:rsidR="009F496A" w:rsidRDefault="009F496A" w:rsidP="009F496A">
      <w:r w:rsidRPr="00A63DC6">
        <w:t>In a study by Evans &amp; Lee (2017), they modeled the yield of barley in Australia using historical yield data, soil moisture data obtained from sensors</w:t>
      </w:r>
      <w:r>
        <w:t>,</w:t>
      </w:r>
      <w:r w:rsidRPr="00A63DC6">
        <w:t xml:space="preserve"> and climate data. </w:t>
      </w:r>
      <w:proofErr w:type="spellStart"/>
      <w:r w:rsidRPr="00A63DC6">
        <w:t>XGBoost</w:t>
      </w:r>
      <w:proofErr w:type="spellEnd"/>
      <w:r w:rsidRPr="00A63DC6">
        <w:t>—a decision-tree</w:t>
      </w:r>
      <w:r>
        <w:t>-</w:t>
      </w:r>
      <w:r w:rsidRPr="00A63DC6">
        <w:t xml:space="preserve">based feature, which is an ensemble method and is known for </w:t>
      </w:r>
      <w:r w:rsidRPr="00A63DC6">
        <w:lastRenderedPageBreak/>
        <w:t xml:space="preserve">its efficiency and accuracy was used. While developing their model, they have also included some additional preprocessing steps to address seasonal changes and correctly categorize climate phases. The results were significant: the R² = 0.88, MAE = 0.7, and MSE = 1.5 tons per hectare squared, which proves good compatibility of the model and its capacity to work with </w:t>
      </w:r>
      <w:proofErr w:type="gramStart"/>
      <w:r w:rsidRPr="00A63DC6">
        <w:t>a large number of</w:t>
      </w:r>
      <w:proofErr w:type="gramEnd"/>
      <w:r w:rsidRPr="00A63DC6">
        <w:t xml:space="preserve"> sources and types of data.</w:t>
      </w:r>
    </w:p>
    <w:p w14:paraId="3D91864C" w14:textId="77777777" w:rsidR="009F496A" w:rsidRDefault="009F496A" w:rsidP="009F496A">
      <w:pPr>
        <w:contextualSpacing w:val="0"/>
      </w:pPr>
      <w:r>
        <w:br w:type="page"/>
      </w:r>
    </w:p>
    <w:p w14:paraId="7A9622D8" w14:textId="77777777" w:rsidR="003F587C" w:rsidRPr="00F12449" w:rsidRDefault="6487A6F1">
      <w:pPr>
        <w:pStyle w:val="Heading2"/>
      </w:pPr>
      <w:bookmarkStart w:id="60" w:name="_Toc183076606"/>
      <w:r w:rsidRPr="00F12449">
        <w:lastRenderedPageBreak/>
        <w:t>Definition of Terms</w:t>
      </w:r>
      <w:bookmarkEnd w:id="42"/>
      <w:bookmarkEnd w:id="60"/>
    </w:p>
    <w:p w14:paraId="48759019" w14:textId="32A6CFA7" w:rsidR="00E13CD6" w:rsidRPr="00F12449" w:rsidRDefault="00350BE5" w:rsidP="00E13CD6">
      <w:pPr>
        <w:rPr>
          <w:szCs w:val="23"/>
        </w:rPr>
      </w:pPr>
      <w:r w:rsidRPr="00F12449">
        <w:rPr>
          <w:szCs w:val="23"/>
        </w:rPr>
        <w:t>The definitions of the terms that follow correspond to the usage in this study</w:t>
      </w:r>
      <w:r w:rsidR="00E13CD6" w:rsidRPr="00F12449">
        <w:rPr>
          <w:szCs w:val="23"/>
        </w:rPr>
        <w:t>:</w:t>
      </w:r>
    </w:p>
    <w:p w14:paraId="6125F116" w14:textId="2DD14F6F" w:rsidR="00E13CD6" w:rsidRPr="00F12449" w:rsidRDefault="00E13CD6" w:rsidP="00E13CD6">
      <w:pPr>
        <w:rPr>
          <w:szCs w:val="23"/>
        </w:rPr>
      </w:pPr>
      <w:r w:rsidRPr="00F12449">
        <w:rPr>
          <w:b/>
          <w:bCs/>
          <w:szCs w:val="23"/>
        </w:rPr>
        <w:t>Artificial intelligence (AI)</w:t>
      </w:r>
      <w:r w:rsidR="008263C8" w:rsidRPr="00F12449">
        <w:rPr>
          <w:szCs w:val="23"/>
        </w:rPr>
        <w:t xml:space="preserve">. </w:t>
      </w:r>
      <w:r w:rsidR="00350BE5" w:rsidRPr="00F12449">
        <w:rPr>
          <w:szCs w:val="23"/>
        </w:rPr>
        <w:t>A branch of computer science research that creates and examines techniques and software that allow machines to sense their surroundings and use learning to take actions that maximize their chances of accomplishing specific goals</w:t>
      </w:r>
      <w:r w:rsidR="00A968CA" w:rsidRPr="00F12449">
        <w:rPr>
          <w:szCs w:val="23"/>
        </w:rPr>
        <w:t xml:space="preserve"> </w:t>
      </w:r>
      <w:r w:rsidR="00A968CA" w:rsidRPr="00F12449">
        <w:rPr>
          <w:color w:val="000000"/>
          <w:shd w:val="clear" w:color="auto" w:fill="FFFFFF"/>
        </w:rPr>
        <w:t>(Fetzer, 1990).</w:t>
      </w:r>
    </w:p>
    <w:p w14:paraId="58365E54" w14:textId="7619EDA6" w:rsidR="00D40E5C" w:rsidRPr="00F12449" w:rsidRDefault="000A44BC" w:rsidP="00350BE5">
      <w:pPr>
        <w:rPr>
          <w:szCs w:val="23"/>
        </w:rPr>
      </w:pPr>
      <w:r w:rsidRPr="00F12449">
        <w:rPr>
          <w:b/>
          <w:bCs/>
          <w:szCs w:val="23"/>
        </w:rPr>
        <w:t>Data Analytics</w:t>
      </w:r>
      <w:r w:rsidR="008263C8" w:rsidRPr="00F12449">
        <w:rPr>
          <w:szCs w:val="23"/>
        </w:rPr>
        <w:t xml:space="preserve">. </w:t>
      </w:r>
      <w:r w:rsidR="00350BE5" w:rsidRPr="00F12449">
        <w:rPr>
          <w:sz w:val="24"/>
          <w:lang w:eastAsia="en-PH"/>
        </w:rPr>
        <w:t>a multidisciplinary area of study that concludes data sources by applying mathematics, statistics, computer science, and other analysis techniques (Staff, 2024</w:t>
      </w:r>
      <w:r w:rsidR="00D40E5C" w:rsidRPr="00F12449">
        <w:rPr>
          <w:sz w:val="24"/>
          <w:lang w:eastAsia="en-PH"/>
        </w:rPr>
        <w:t xml:space="preserve">).  </w:t>
      </w:r>
    </w:p>
    <w:p w14:paraId="03FA0E7A" w14:textId="6C34E97D" w:rsidR="000A44BC" w:rsidRPr="00F12449" w:rsidRDefault="00AA240D" w:rsidP="00D40E5C">
      <w:pPr>
        <w:contextualSpacing w:val="0"/>
        <w:rPr>
          <w:sz w:val="24"/>
          <w:lang w:eastAsia="en-PH"/>
        </w:rPr>
      </w:pPr>
      <w:r w:rsidRPr="00F12449">
        <w:rPr>
          <w:b/>
          <w:bCs/>
          <w:szCs w:val="23"/>
        </w:rPr>
        <w:t>Dataset</w:t>
      </w:r>
      <w:r w:rsidR="008263C8" w:rsidRPr="00F12449">
        <w:rPr>
          <w:szCs w:val="23"/>
        </w:rPr>
        <w:t xml:space="preserve">. </w:t>
      </w:r>
      <w:r w:rsidR="00D40E5C" w:rsidRPr="00F12449">
        <w:rPr>
          <w:sz w:val="24"/>
          <w:lang w:eastAsia="en-PH"/>
        </w:rPr>
        <w:t>A group of data, frequently shown in tabular form, correlates to one or more database tables, each row of which represents a specific record from the relevant data set and each column of which represents a different variable.</w:t>
      </w:r>
    </w:p>
    <w:p w14:paraId="5D2C84B8" w14:textId="0DC23248" w:rsidR="001F4FDA" w:rsidRPr="00F12449" w:rsidRDefault="001F4FDA" w:rsidP="00D40E5C">
      <w:pPr>
        <w:contextualSpacing w:val="0"/>
        <w:rPr>
          <w:sz w:val="24"/>
          <w:lang w:eastAsia="en-PH"/>
        </w:rPr>
      </w:pPr>
      <w:r w:rsidRPr="00F12449">
        <w:rPr>
          <w:b/>
          <w:bCs/>
          <w:szCs w:val="23"/>
        </w:rPr>
        <w:t>Decision Tree</w:t>
      </w:r>
      <w:r w:rsidRPr="00F12449">
        <w:rPr>
          <w:szCs w:val="23"/>
        </w:rPr>
        <w:t xml:space="preserve">. </w:t>
      </w:r>
      <w:proofErr w:type="gramStart"/>
      <w:r w:rsidR="00D40E5C" w:rsidRPr="00F12449">
        <w:rPr>
          <w:sz w:val="24"/>
          <w:lang w:eastAsia="en-PH"/>
        </w:rPr>
        <w:t>A structure</w:t>
      </w:r>
      <w:proofErr w:type="gramEnd"/>
      <w:r w:rsidR="00D40E5C" w:rsidRPr="00F12449">
        <w:rPr>
          <w:sz w:val="24"/>
          <w:lang w:eastAsia="en-PH"/>
        </w:rPr>
        <w:t xml:space="preserve"> of an organization resembling a tree used to represent decisions and their possible outcomes in data analysis and decision-making is called a decision tree. (Alam, 2024). </w:t>
      </w:r>
    </w:p>
    <w:p w14:paraId="6F38C057" w14:textId="5DB51E49" w:rsidR="005F680B" w:rsidRPr="00F12449" w:rsidRDefault="00F813EB" w:rsidP="005F680B">
      <w:pPr>
        <w:contextualSpacing w:val="0"/>
        <w:rPr>
          <w:sz w:val="24"/>
          <w:lang w:eastAsia="en-PH"/>
        </w:rPr>
      </w:pPr>
      <w:r w:rsidRPr="00F12449">
        <w:rPr>
          <w:b/>
          <w:bCs/>
          <w:szCs w:val="23"/>
        </w:rPr>
        <w:t>Ensemble Learning</w:t>
      </w:r>
      <w:r w:rsidR="00875782" w:rsidRPr="00F12449">
        <w:rPr>
          <w:szCs w:val="23"/>
        </w:rPr>
        <w:t xml:space="preserve">. </w:t>
      </w:r>
      <w:r w:rsidR="005F680B" w:rsidRPr="00F12449">
        <w:rPr>
          <w:sz w:val="24"/>
          <w:lang w:eastAsia="en-PH"/>
        </w:rPr>
        <w:t>A method of machine learning that combines multiple learners (neural networks, regression models, etc.) to create more accurate predictions</w:t>
      </w:r>
      <w:r w:rsidR="000C3D05" w:rsidRPr="00F12449">
        <w:rPr>
          <w:sz w:val="24"/>
          <w:lang w:eastAsia="en-PH"/>
        </w:rPr>
        <w:t xml:space="preserve"> </w:t>
      </w:r>
      <w:r w:rsidR="00906630" w:rsidRPr="00F12449">
        <w:rPr>
          <w:color w:val="000000"/>
          <w:shd w:val="clear" w:color="auto" w:fill="FFFFFF"/>
        </w:rPr>
        <w:t>(Zhou, 2021).</w:t>
      </w:r>
    </w:p>
    <w:p w14:paraId="02F9792E" w14:textId="5629BEE4" w:rsidR="005F680B" w:rsidRPr="00F12449" w:rsidRDefault="00E13CD6" w:rsidP="005F680B">
      <w:pPr>
        <w:contextualSpacing w:val="0"/>
        <w:rPr>
          <w:sz w:val="24"/>
          <w:lang w:eastAsia="en-PH"/>
        </w:rPr>
      </w:pPr>
      <w:r w:rsidRPr="001734D5">
        <w:rPr>
          <w:b/>
          <w:bCs/>
          <w:szCs w:val="23"/>
        </w:rPr>
        <w:t xml:space="preserve">Machine </w:t>
      </w:r>
      <w:r w:rsidR="00DC5785" w:rsidRPr="001734D5">
        <w:rPr>
          <w:b/>
          <w:bCs/>
          <w:szCs w:val="23"/>
        </w:rPr>
        <w:t>L</w:t>
      </w:r>
      <w:r w:rsidRPr="001734D5">
        <w:rPr>
          <w:b/>
          <w:bCs/>
          <w:szCs w:val="23"/>
        </w:rPr>
        <w:t>earning (ML)</w:t>
      </w:r>
      <w:r w:rsidR="008263C8" w:rsidRPr="001734D5">
        <w:rPr>
          <w:szCs w:val="23"/>
        </w:rPr>
        <w:t xml:space="preserve">. </w:t>
      </w:r>
      <w:r w:rsidR="005F680B" w:rsidRPr="001734D5">
        <w:rPr>
          <w:szCs w:val="23"/>
        </w:rPr>
        <w:t>The investigation of computational algorithms that can automatically get better with practice and data usage</w:t>
      </w:r>
      <w:r w:rsidR="005F680B" w:rsidRPr="00017158">
        <w:rPr>
          <w:szCs w:val="23"/>
        </w:rPr>
        <w:t>. It</w:t>
      </w:r>
      <w:r w:rsidR="00642A19" w:rsidRPr="001734D5">
        <w:rPr>
          <w:szCs w:val="23"/>
        </w:rPr>
        <w:t xml:space="preserve"> is </w:t>
      </w:r>
      <w:r w:rsidR="005F680B" w:rsidRPr="001734D5">
        <w:rPr>
          <w:szCs w:val="23"/>
        </w:rPr>
        <w:t>regarded as a component of AI</w:t>
      </w:r>
      <w:r w:rsidR="000C3D05" w:rsidRPr="001734D5">
        <w:rPr>
          <w:szCs w:val="23"/>
        </w:rPr>
        <w:t xml:space="preserve"> </w:t>
      </w:r>
      <w:r w:rsidR="002F19FC" w:rsidRPr="001734D5">
        <w:rPr>
          <w:color w:val="000000"/>
          <w:shd w:val="clear" w:color="auto" w:fill="FFFFFF"/>
        </w:rPr>
        <w:t>(Issam El Naqa &amp; Murphy, 2015).</w:t>
      </w:r>
    </w:p>
    <w:p w14:paraId="1380CD2C" w14:textId="249FA681" w:rsidR="00AA240D" w:rsidRPr="00F12449" w:rsidRDefault="00C72F05" w:rsidP="00E13CD6">
      <w:pPr>
        <w:rPr>
          <w:b/>
          <w:bCs/>
          <w:szCs w:val="23"/>
        </w:rPr>
      </w:pPr>
      <w:r w:rsidRPr="00F12449">
        <w:rPr>
          <w:b/>
          <w:bCs/>
          <w:szCs w:val="23"/>
        </w:rPr>
        <w:t>Mean Absolute Error</w:t>
      </w:r>
      <w:r w:rsidR="0086209C" w:rsidRPr="00F12449">
        <w:rPr>
          <w:b/>
          <w:bCs/>
          <w:szCs w:val="23"/>
        </w:rPr>
        <w:t xml:space="preserve"> </w:t>
      </w:r>
      <w:r w:rsidRPr="00F12449">
        <w:rPr>
          <w:b/>
          <w:bCs/>
          <w:szCs w:val="23"/>
        </w:rPr>
        <w:t>(MAE)</w:t>
      </w:r>
      <w:r w:rsidR="002D0485" w:rsidRPr="00F12449">
        <w:rPr>
          <w:szCs w:val="23"/>
        </w:rPr>
        <w:t>.</w:t>
      </w:r>
      <w:r w:rsidRPr="00F12449">
        <w:rPr>
          <w:b/>
          <w:bCs/>
          <w:szCs w:val="23"/>
        </w:rPr>
        <w:t xml:space="preserve"> </w:t>
      </w:r>
      <w:r w:rsidRPr="00F12449">
        <w:rPr>
          <w:szCs w:val="23"/>
        </w:rPr>
        <w:t>This metric represents the average of the absolute difference between the actual and predicted values in the dataset</w:t>
      </w:r>
      <w:r w:rsidR="000C3D05" w:rsidRPr="00F12449">
        <w:rPr>
          <w:szCs w:val="23"/>
        </w:rPr>
        <w:t xml:space="preserve"> </w:t>
      </w:r>
      <w:r w:rsidR="0027730C" w:rsidRPr="00F12449">
        <w:rPr>
          <w:color w:val="000000"/>
          <w:shd w:val="clear" w:color="auto" w:fill="FFFFFF"/>
        </w:rPr>
        <w:t>(M Waqar Ahmed, 2023).</w:t>
      </w:r>
    </w:p>
    <w:p w14:paraId="62D94B26" w14:textId="72AD35FD" w:rsidR="00AA240D" w:rsidRPr="00F12449" w:rsidRDefault="00AA240D" w:rsidP="00E13CD6">
      <w:pPr>
        <w:rPr>
          <w:szCs w:val="23"/>
        </w:rPr>
      </w:pPr>
      <w:r w:rsidRPr="00F12449">
        <w:rPr>
          <w:b/>
          <w:bCs/>
          <w:szCs w:val="23"/>
        </w:rPr>
        <w:lastRenderedPageBreak/>
        <w:t>Metrics</w:t>
      </w:r>
      <w:r w:rsidR="00500483" w:rsidRPr="00F12449">
        <w:rPr>
          <w:szCs w:val="23"/>
        </w:rPr>
        <w:t xml:space="preserve">. </w:t>
      </w:r>
      <w:r w:rsidR="005F680B" w:rsidRPr="00F12449">
        <w:rPr>
          <w:szCs w:val="23"/>
        </w:rPr>
        <w:t>A section of each machine learning pipeline that shows learning progress</w:t>
      </w:r>
      <w:r w:rsidR="000C3D05" w:rsidRPr="00F12449">
        <w:rPr>
          <w:szCs w:val="23"/>
        </w:rPr>
        <w:t xml:space="preserve"> </w:t>
      </w:r>
      <w:r w:rsidR="005F680B" w:rsidRPr="00F12449">
        <w:rPr>
          <w:szCs w:val="23"/>
        </w:rPr>
        <w:t>(Bajaj, 2022).</w:t>
      </w:r>
    </w:p>
    <w:p w14:paraId="148C337F" w14:textId="79FD1EF9" w:rsidR="0086209C" w:rsidRPr="00F12449" w:rsidRDefault="0086209C" w:rsidP="0086209C">
      <w:pPr>
        <w:rPr>
          <w:szCs w:val="23"/>
        </w:rPr>
      </w:pPr>
      <w:r w:rsidRPr="00F12449">
        <w:rPr>
          <w:b/>
          <w:bCs/>
          <w:szCs w:val="23"/>
        </w:rPr>
        <w:t>NumPy</w:t>
      </w:r>
      <w:r w:rsidR="00B43AE4" w:rsidRPr="00F12449">
        <w:rPr>
          <w:szCs w:val="23"/>
        </w:rPr>
        <w:t>.</w:t>
      </w:r>
      <w:r w:rsidRPr="00F12449">
        <w:rPr>
          <w:szCs w:val="23"/>
        </w:rPr>
        <w:t xml:space="preserve"> </w:t>
      </w:r>
      <w:r w:rsidR="005F680B" w:rsidRPr="00F12449">
        <w:rPr>
          <w:szCs w:val="23"/>
        </w:rPr>
        <w:t>A Python library that includes functions for matrices, linear algebra, and the Fourier transform when working with arrays (W3Schools.com, 2024).</w:t>
      </w:r>
    </w:p>
    <w:p w14:paraId="5F9EA733" w14:textId="478B5B2E" w:rsidR="0086209C" w:rsidRPr="00F12449" w:rsidRDefault="0086209C" w:rsidP="00E13CD6">
      <w:pPr>
        <w:rPr>
          <w:color w:val="000000"/>
          <w:shd w:val="clear" w:color="auto" w:fill="FFFFFF"/>
        </w:rPr>
      </w:pPr>
      <w:r w:rsidRPr="00F12449">
        <w:rPr>
          <w:b/>
          <w:bCs/>
          <w:szCs w:val="23"/>
        </w:rPr>
        <w:t>Pandas</w:t>
      </w:r>
      <w:r w:rsidR="00B43AE4" w:rsidRPr="00F12449">
        <w:rPr>
          <w:szCs w:val="23"/>
        </w:rPr>
        <w:t xml:space="preserve">. </w:t>
      </w:r>
      <w:r w:rsidR="005F680B" w:rsidRPr="00F12449">
        <w:rPr>
          <w:szCs w:val="23"/>
        </w:rPr>
        <w:t xml:space="preserve">An open-source, robust Python module for data evaluation and processing. Pandas </w:t>
      </w:r>
      <w:r w:rsidR="00F02629" w:rsidRPr="00F12449">
        <w:rPr>
          <w:szCs w:val="23"/>
        </w:rPr>
        <w:t>is</w:t>
      </w:r>
      <w:r w:rsidR="005F680B" w:rsidRPr="00F12449">
        <w:rPr>
          <w:szCs w:val="23"/>
        </w:rPr>
        <w:t xml:space="preserve"> a collection of functions and data structures for effective data processing</w:t>
      </w:r>
      <w:r w:rsidR="000C3D05" w:rsidRPr="00F12449">
        <w:rPr>
          <w:szCs w:val="23"/>
        </w:rPr>
        <w:t xml:space="preserve"> </w:t>
      </w:r>
      <w:r w:rsidR="005F680B" w:rsidRPr="00F12449">
        <w:rPr>
          <w:szCs w:val="23"/>
        </w:rPr>
        <w:t>(</w:t>
      </w:r>
      <w:proofErr w:type="spellStart"/>
      <w:r w:rsidR="005F680B" w:rsidRPr="00F12449">
        <w:rPr>
          <w:szCs w:val="23"/>
        </w:rPr>
        <w:t>GeeksforGeeks</w:t>
      </w:r>
      <w:proofErr w:type="spellEnd"/>
      <w:r w:rsidR="005F680B" w:rsidRPr="00F12449">
        <w:rPr>
          <w:szCs w:val="23"/>
        </w:rPr>
        <w:t>, 2020).</w:t>
      </w:r>
    </w:p>
    <w:p w14:paraId="1A00CE65" w14:textId="70B12674" w:rsidR="00F813EB" w:rsidRPr="00F12449" w:rsidRDefault="00F813EB" w:rsidP="00E13CD6">
      <w:pPr>
        <w:rPr>
          <w:szCs w:val="23"/>
        </w:rPr>
      </w:pPr>
      <w:r w:rsidRPr="00F12449">
        <w:rPr>
          <w:b/>
          <w:bCs/>
          <w:szCs w:val="23"/>
        </w:rPr>
        <w:t xml:space="preserve">Random </w:t>
      </w:r>
      <w:r w:rsidR="00EE0FA1" w:rsidRPr="00F12449">
        <w:rPr>
          <w:b/>
          <w:bCs/>
          <w:szCs w:val="23"/>
        </w:rPr>
        <w:t>Forest</w:t>
      </w:r>
      <w:r w:rsidR="00EE0FA1" w:rsidRPr="00F12449">
        <w:rPr>
          <w:szCs w:val="23"/>
        </w:rPr>
        <w:t xml:space="preserve">. </w:t>
      </w:r>
      <w:r w:rsidR="005F680B" w:rsidRPr="00F12449">
        <w:rPr>
          <w:szCs w:val="23"/>
        </w:rPr>
        <w:t xml:space="preserve">A popular machine learning technique that integrates the output of several decision trees to get a single result is patented by Leo </w:t>
      </w:r>
      <w:proofErr w:type="spellStart"/>
      <w:r w:rsidR="005F680B" w:rsidRPr="00F12449">
        <w:rPr>
          <w:szCs w:val="23"/>
        </w:rPr>
        <w:t>Breiman</w:t>
      </w:r>
      <w:proofErr w:type="spellEnd"/>
      <w:r w:rsidR="005F680B" w:rsidRPr="00F12449">
        <w:rPr>
          <w:szCs w:val="23"/>
        </w:rPr>
        <w:t xml:space="preserve"> and Adele Cutler</w:t>
      </w:r>
      <w:r w:rsidR="000C3D05" w:rsidRPr="00F12449">
        <w:rPr>
          <w:szCs w:val="23"/>
        </w:rPr>
        <w:t xml:space="preserve"> </w:t>
      </w:r>
      <w:r w:rsidR="00906630" w:rsidRPr="00F12449">
        <w:rPr>
          <w:color w:val="000000"/>
          <w:shd w:val="clear" w:color="auto" w:fill="FFFFFF"/>
        </w:rPr>
        <w:t>(</w:t>
      </w:r>
      <w:proofErr w:type="spellStart"/>
      <w:r w:rsidR="00906630" w:rsidRPr="00F12449">
        <w:rPr>
          <w:color w:val="000000"/>
          <w:shd w:val="clear" w:color="auto" w:fill="FFFFFF"/>
        </w:rPr>
        <w:t>Genuer</w:t>
      </w:r>
      <w:proofErr w:type="spellEnd"/>
      <w:r w:rsidR="00906630" w:rsidRPr="00F12449">
        <w:rPr>
          <w:color w:val="000000"/>
          <w:shd w:val="clear" w:color="auto" w:fill="FFFFFF"/>
        </w:rPr>
        <w:t xml:space="preserve"> &amp; Poggi, 2020</w:t>
      </w:r>
      <w:r w:rsidR="005F680B" w:rsidRPr="00F12449">
        <w:rPr>
          <w:szCs w:val="23"/>
        </w:rPr>
        <w:t>).</w:t>
      </w:r>
    </w:p>
    <w:p w14:paraId="719DC040" w14:textId="44AB29E7" w:rsidR="00E13CD6" w:rsidRPr="00F12449" w:rsidRDefault="00E13CD6" w:rsidP="00E13CD6">
      <w:pPr>
        <w:rPr>
          <w:szCs w:val="23"/>
        </w:rPr>
      </w:pPr>
      <w:r w:rsidRPr="00F12449">
        <w:rPr>
          <w:b/>
          <w:bCs/>
          <w:szCs w:val="23"/>
        </w:rPr>
        <w:t xml:space="preserve">Regression </w:t>
      </w:r>
      <w:r w:rsidR="00DC5785" w:rsidRPr="00F12449">
        <w:rPr>
          <w:b/>
          <w:bCs/>
          <w:szCs w:val="23"/>
        </w:rPr>
        <w:t>Analysis</w:t>
      </w:r>
      <w:r w:rsidR="00C71BBB" w:rsidRPr="00F12449">
        <w:rPr>
          <w:szCs w:val="23"/>
        </w:rPr>
        <w:t>.</w:t>
      </w:r>
      <w:r w:rsidR="005F680B" w:rsidRPr="00F12449">
        <w:rPr>
          <w:szCs w:val="23"/>
        </w:rPr>
        <w:t xml:space="preserve"> A collection of statistical techniques for determining the correlations between one or more distinct variables</w:t>
      </w:r>
      <w:r w:rsidR="000C3D05" w:rsidRPr="00F12449">
        <w:rPr>
          <w:szCs w:val="23"/>
        </w:rPr>
        <w:t xml:space="preserve"> </w:t>
      </w:r>
      <w:r w:rsidR="005F680B" w:rsidRPr="00F12449">
        <w:rPr>
          <w:szCs w:val="23"/>
        </w:rPr>
        <w:t>often referred to as "indicators," "covariates that were," "descriptive variables," or "features"</w:t>
      </w:r>
      <w:r w:rsidR="000C3D05" w:rsidRPr="00F12449">
        <w:rPr>
          <w:szCs w:val="23"/>
        </w:rPr>
        <w:t xml:space="preserve"> </w:t>
      </w:r>
      <w:r w:rsidR="005F680B" w:rsidRPr="00F12449">
        <w:rPr>
          <w:szCs w:val="23"/>
        </w:rPr>
        <w:t>and a dependent variable</w:t>
      </w:r>
      <w:r w:rsidR="000C3D05" w:rsidRPr="00F12449">
        <w:rPr>
          <w:szCs w:val="23"/>
        </w:rPr>
        <w:t xml:space="preserve"> </w:t>
      </w:r>
      <w:r w:rsidR="005F680B" w:rsidRPr="00F12449">
        <w:rPr>
          <w:szCs w:val="23"/>
        </w:rPr>
        <w:t>often referred to as the "outcome," "response," or "label" in machine learning jargon (Hassan, 2024).</w:t>
      </w:r>
    </w:p>
    <w:p w14:paraId="5E7EC204" w14:textId="55712A7C" w:rsidR="00E13CD6" w:rsidRPr="00F12449" w:rsidRDefault="00E13CD6" w:rsidP="00AA240D">
      <w:pPr>
        <w:rPr>
          <w:szCs w:val="23"/>
        </w:rPr>
      </w:pPr>
      <w:r w:rsidRPr="00F12449">
        <w:rPr>
          <w:b/>
          <w:bCs/>
          <w:szCs w:val="23"/>
        </w:rPr>
        <w:t xml:space="preserve">Regression </w:t>
      </w:r>
      <w:r w:rsidR="00DC5785" w:rsidRPr="00F12449">
        <w:rPr>
          <w:b/>
          <w:bCs/>
          <w:szCs w:val="23"/>
        </w:rPr>
        <w:t>Model</w:t>
      </w:r>
      <w:r w:rsidR="004723F4" w:rsidRPr="00F12449">
        <w:rPr>
          <w:szCs w:val="23"/>
        </w:rPr>
        <w:t>.</w:t>
      </w:r>
      <w:r w:rsidR="00DC5785" w:rsidRPr="00F12449">
        <w:rPr>
          <w:szCs w:val="23"/>
        </w:rPr>
        <w:t xml:space="preserve"> </w:t>
      </w:r>
      <w:r w:rsidR="005F680B" w:rsidRPr="00F12449">
        <w:rPr>
          <w:szCs w:val="23"/>
        </w:rPr>
        <w:t>A function that characterizes the connection among a variety of independent variables and a response, dependent, or target variable is provided by a machine learning model (IMSL by Perforce, 2021).</w:t>
      </w:r>
    </w:p>
    <w:p w14:paraId="22677808" w14:textId="20B52411" w:rsidR="0086209C" w:rsidRPr="00F12449" w:rsidRDefault="0086209C" w:rsidP="00AA240D">
      <w:pPr>
        <w:rPr>
          <w:szCs w:val="23"/>
        </w:rPr>
      </w:pPr>
      <w:r w:rsidRPr="00F12449">
        <w:rPr>
          <w:b/>
          <w:bCs/>
          <w:szCs w:val="23"/>
        </w:rPr>
        <w:t>Mean Square Error (MSE)</w:t>
      </w:r>
      <w:r w:rsidR="00875782" w:rsidRPr="00F12449">
        <w:rPr>
          <w:szCs w:val="23"/>
        </w:rPr>
        <w:t xml:space="preserve">. </w:t>
      </w:r>
      <w:r w:rsidR="005F680B" w:rsidRPr="00F12449">
        <w:rPr>
          <w:szCs w:val="23"/>
        </w:rPr>
        <w:t>A metric that assesses how much the actual values depart on average from the values forecast by a statistical model</w:t>
      </w:r>
      <w:r w:rsidR="000C3D05" w:rsidRPr="00F12449">
        <w:rPr>
          <w:szCs w:val="23"/>
        </w:rPr>
        <w:t xml:space="preserve"> </w:t>
      </w:r>
      <w:r w:rsidR="005F680B" w:rsidRPr="00F12449">
        <w:rPr>
          <w:szCs w:val="23"/>
        </w:rPr>
        <w:t>(Frost, 2023).</w:t>
      </w:r>
    </w:p>
    <w:p w14:paraId="2FA86A4D" w14:textId="5EEB8DDE" w:rsidR="0086209C" w:rsidRPr="00F12449" w:rsidRDefault="0086209C" w:rsidP="00AA240D">
      <w:pPr>
        <w:rPr>
          <w:szCs w:val="23"/>
        </w:rPr>
      </w:pPr>
      <w:r w:rsidRPr="00F12449">
        <w:rPr>
          <w:b/>
          <w:bCs/>
          <w:szCs w:val="23"/>
        </w:rPr>
        <w:t>R Squared (R²)</w:t>
      </w:r>
      <w:r w:rsidR="00875782" w:rsidRPr="00F12449">
        <w:rPr>
          <w:szCs w:val="23"/>
        </w:rPr>
        <w:t>.</w:t>
      </w:r>
      <w:r w:rsidRPr="00F12449">
        <w:rPr>
          <w:szCs w:val="23"/>
        </w:rPr>
        <w:t xml:space="preserve"> </w:t>
      </w:r>
      <w:r w:rsidR="000C3D05" w:rsidRPr="00F12449">
        <w:rPr>
          <w:szCs w:val="23"/>
        </w:rPr>
        <w:t>A statistical metric</w:t>
      </w:r>
      <w:r w:rsidR="00595335" w:rsidRPr="00F12449">
        <w:rPr>
          <w:szCs w:val="23"/>
        </w:rPr>
        <w:t xml:space="preserve"> that</w:t>
      </w:r>
      <w:r w:rsidR="000C3D05" w:rsidRPr="00F12449">
        <w:rPr>
          <w:szCs w:val="23"/>
        </w:rPr>
        <w:t xml:space="preserve"> </w:t>
      </w:r>
      <w:r w:rsidR="00595335" w:rsidRPr="00F12449">
        <w:rPr>
          <w:szCs w:val="23"/>
        </w:rPr>
        <w:t xml:space="preserve">is </w:t>
      </w:r>
      <w:r w:rsidR="000C3D05" w:rsidRPr="00F12449">
        <w:rPr>
          <w:szCs w:val="23"/>
        </w:rPr>
        <w:t xml:space="preserve">used in regression models to calculate the </w:t>
      </w:r>
      <w:proofErr w:type="gramStart"/>
      <w:r w:rsidR="000C3D05" w:rsidRPr="00F12449">
        <w:rPr>
          <w:szCs w:val="23"/>
        </w:rPr>
        <w:t>percentage of the variance</w:t>
      </w:r>
      <w:proofErr w:type="gramEnd"/>
      <w:r w:rsidR="000C3D05" w:rsidRPr="00F12449">
        <w:rPr>
          <w:szCs w:val="23"/>
        </w:rPr>
        <w:t xml:space="preserve"> of the dependent variables that the independent variable can account for (</w:t>
      </w:r>
      <w:proofErr w:type="spellStart"/>
      <w:r w:rsidR="000C3D05" w:rsidRPr="00F12449">
        <w:rPr>
          <w:szCs w:val="23"/>
        </w:rPr>
        <w:t>Ihechikara</w:t>
      </w:r>
      <w:proofErr w:type="spellEnd"/>
      <w:r w:rsidR="000C3D05" w:rsidRPr="00F12449">
        <w:rPr>
          <w:szCs w:val="23"/>
        </w:rPr>
        <w:t xml:space="preserve"> Vincent Abba, 2023).</w:t>
      </w:r>
    </w:p>
    <w:p w14:paraId="3FE60D96" w14:textId="7495C59F" w:rsidR="00E13CD6" w:rsidRPr="00F12449" w:rsidRDefault="00E13CD6" w:rsidP="00E13CD6">
      <w:pPr>
        <w:rPr>
          <w:szCs w:val="23"/>
        </w:rPr>
      </w:pPr>
      <w:r w:rsidRPr="00F12449">
        <w:rPr>
          <w:b/>
          <w:bCs/>
          <w:szCs w:val="23"/>
        </w:rPr>
        <w:t>Scikit-learn</w:t>
      </w:r>
      <w:r w:rsidR="00875782" w:rsidRPr="00F12449">
        <w:rPr>
          <w:szCs w:val="23"/>
        </w:rPr>
        <w:t>.</w:t>
      </w:r>
      <w:r w:rsidR="000C3D05" w:rsidRPr="00F12449">
        <w:rPr>
          <w:szCs w:val="23"/>
        </w:rPr>
        <w:t xml:space="preserve"> A collection of Python algorithms for both supervised and unsupervised learning</w:t>
      </w:r>
      <w:r w:rsidR="00595335" w:rsidRPr="00F12449">
        <w:rPr>
          <w:szCs w:val="23"/>
        </w:rPr>
        <w:t xml:space="preserve"> </w:t>
      </w:r>
      <w:r w:rsidR="000C3D05" w:rsidRPr="00F12449">
        <w:rPr>
          <w:szCs w:val="23"/>
        </w:rPr>
        <w:t>(</w:t>
      </w:r>
      <w:proofErr w:type="spellStart"/>
      <w:r w:rsidR="000C3D05" w:rsidRPr="00F12449">
        <w:rPr>
          <w:szCs w:val="23"/>
        </w:rPr>
        <w:t>Codecademy</w:t>
      </w:r>
      <w:proofErr w:type="spellEnd"/>
      <w:r w:rsidR="000C3D05" w:rsidRPr="00F12449">
        <w:rPr>
          <w:szCs w:val="23"/>
        </w:rPr>
        <w:t>, 2024).</w:t>
      </w:r>
    </w:p>
    <w:p w14:paraId="074BCBDA" w14:textId="77777777" w:rsidR="00D92B38" w:rsidRDefault="00D92B38" w:rsidP="00D92B38">
      <w:pPr>
        <w:ind w:firstLine="0"/>
        <w:rPr>
          <w:szCs w:val="23"/>
        </w:rPr>
      </w:pPr>
    </w:p>
    <w:p w14:paraId="726918A7" w14:textId="77777777" w:rsidR="00D92B38" w:rsidRPr="00D92B38" w:rsidRDefault="00D92B38" w:rsidP="003D1826">
      <w:pPr>
        <w:ind w:firstLine="0"/>
        <w:rPr>
          <w:szCs w:val="23"/>
        </w:rPr>
        <w:sectPr w:rsidR="00D92B38" w:rsidRPr="00D92B38" w:rsidSect="009741B1">
          <w:headerReference w:type="default" r:id="rId18"/>
          <w:pgSz w:w="11906" w:h="16838" w:code="9"/>
          <w:pgMar w:top="1440" w:right="1440" w:bottom="1440" w:left="1440" w:header="720" w:footer="720" w:gutter="720"/>
          <w:pgNumType w:start="1"/>
          <w:cols w:space="720"/>
          <w:titlePg/>
          <w:docGrid w:linePitch="326"/>
        </w:sectPr>
      </w:pPr>
    </w:p>
    <w:p w14:paraId="24F0AEE8" w14:textId="77777777" w:rsidR="008E19C4" w:rsidRPr="00F12449" w:rsidRDefault="6487A6F1" w:rsidP="6487A6F1">
      <w:pPr>
        <w:pStyle w:val="Heading1"/>
        <w:rPr>
          <w:b/>
        </w:rPr>
      </w:pPr>
      <w:bookmarkStart w:id="61" w:name="_Toc171686378"/>
      <w:bookmarkStart w:id="62" w:name="_Toc183076607"/>
      <w:r w:rsidRPr="00F12449">
        <w:lastRenderedPageBreak/>
        <w:t>Chapter 3</w:t>
      </w:r>
      <w:r w:rsidR="00AD2050" w:rsidRPr="00F12449">
        <w:br/>
      </w:r>
      <w:r w:rsidRPr="00F12449">
        <w:rPr>
          <w:b/>
        </w:rPr>
        <w:t>THEORETICAL FRAMEWORK</w:t>
      </w:r>
      <w:bookmarkEnd w:id="61"/>
      <w:bookmarkEnd w:id="62"/>
    </w:p>
    <w:p w14:paraId="0C80D49D" w14:textId="510D0166" w:rsidR="00B71F61" w:rsidRPr="00B71F61" w:rsidRDefault="00B71F61" w:rsidP="00B71F61">
      <w:pPr>
        <w:pStyle w:val="Caption"/>
        <w:rPr>
          <w:b w:val="0"/>
          <w:bCs w:val="0"/>
          <w:i/>
          <w:iCs w:val="0"/>
        </w:rPr>
      </w:pPr>
      <w:bookmarkStart w:id="63" w:name="_Toc183075733"/>
      <w:r>
        <w:t xml:space="preserve">Figure </w:t>
      </w:r>
      <w:r>
        <w:fldChar w:fldCharType="begin"/>
      </w:r>
      <w:r>
        <w:instrText xml:space="preserve"> SEQ Figure \* ARABIC </w:instrText>
      </w:r>
      <w:r>
        <w:fldChar w:fldCharType="separate"/>
      </w:r>
      <w:r>
        <w:rPr>
          <w:noProof/>
        </w:rPr>
        <w:t>2</w:t>
      </w:r>
      <w:r>
        <w:fldChar w:fldCharType="end"/>
      </w:r>
      <w:r>
        <w:t xml:space="preserve"> </w:t>
      </w:r>
      <w:r>
        <w:br/>
      </w:r>
      <w:r w:rsidRPr="00B71F61">
        <w:rPr>
          <w:b w:val="0"/>
          <w:bCs w:val="0"/>
          <w:i/>
          <w:iCs w:val="0"/>
        </w:rPr>
        <w:t>Theoretical Framework</w:t>
      </w:r>
      <w:bookmarkEnd w:id="63"/>
    </w:p>
    <w:p w14:paraId="385C0632" w14:textId="30046857" w:rsidR="001C2568" w:rsidRPr="00F12449" w:rsidRDefault="001C2568" w:rsidP="00037E25">
      <w:pPr>
        <w:keepNext/>
        <w:ind w:firstLine="0"/>
        <w:rPr>
          <w:rStyle w:val="SubtleEmphasis"/>
          <w:i w:val="0"/>
          <w:iCs w:val="0"/>
          <w:color w:val="auto"/>
        </w:rPr>
      </w:pPr>
      <w:r w:rsidRPr="00F12449">
        <w:rPr>
          <w:noProof/>
        </w:rPr>
        <w:drawing>
          <wp:inline distT="0" distB="0" distL="0" distR="0" wp14:anchorId="24C20FCB" wp14:editId="1A525674">
            <wp:extent cx="5274310" cy="2015066"/>
            <wp:effectExtent l="0" t="57150" r="0" b="118745"/>
            <wp:docPr id="1571201874" name="Diagram 1">
              <a:extLst xmlns:a="http://schemas.openxmlformats.org/drawingml/2006/main">
                <a:ext uri="{FF2B5EF4-FFF2-40B4-BE49-F238E27FC236}">
                  <a16:creationId xmlns:a16="http://schemas.microsoft.com/office/drawing/2014/main" id="{7F11F7AB-9E69-49FE-DC1F-53E3DB09CE5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7A41488" w14:textId="08FCF627" w:rsidR="0042042F" w:rsidRDefault="004B1CDF" w:rsidP="00017158">
      <w:bookmarkStart w:id="64" w:name="_Toc1081015987"/>
      <w:r w:rsidRPr="00F12449">
        <w:t>Figure 1 shows</w:t>
      </w:r>
      <w:r w:rsidR="0042042F" w:rsidRPr="00F12449">
        <w:t xml:space="preserve"> a schematic representation of the machine learning pipeline implemented in this research. </w:t>
      </w:r>
      <w:r w:rsidR="00F86FD3" w:rsidRPr="00F12449">
        <w:t xml:space="preserve">This approach is made more structured and step-by-step by this modularization, which optimizes each cycle modification that affects subsequent ones and reduces inefficiencies in the process of creating a crop </w:t>
      </w:r>
      <w:r w:rsidR="00604F52">
        <w:t>yield</w:t>
      </w:r>
      <w:r w:rsidR="00F86FD3" w:rsidRPr="00F12449">
        <w:t xml:space="preserve"> forecasting model</w:t>
      </w:r>
      <w:r w:rsidR="0042042F" w:rsidRPr="00F12449">
        <w:t xml:space="preserve">. The pipeline enables </w:t>
      </w:r>
      <w:r w:rsidR="00E80B0D" w:rsidRPr="00F12449">
        <w:t xml:space="preserve">this </w:t>
      </w:r>
      <w:r w:rsidRPr="00F12449">
        <w:t xml:space="preserve">study </w:t>
      </w:r>
      <w:r w:rsidR="0042042F" w:rsidRPr="00F12449">
        <w:t>to scale better, experiment more easily</w:t>
      </w:r>
      <w:r w:rsidR="00D35D6B" w:rsidRPr="00F12449">
        <w:t>,</w:t>
      </w:r>
      <w:r w:rsidR="0042042F" w:rsidRPr="00F12449">
        <w:t xml:space="preserve"> and reduce the ability for human</w:t>
      </w:r>
      <w:r w:rsidR="00B36199" w:rsidRPr="00F12449">
        <w:t>-</w:t>
      </w:r>
      <w:r w:rsidR="0042042F" w:rsidRPr="00F12449">
        <w:t xml:space="preserve">made errors ensuring </w:t>
      </w:r>
      <w:r w:rsidR="00D35D6B" w:rsidRPr="00F12449">
        <w:t>the</w:t>
      </w:r>
      <w:r w:rsidR="0042042F" w:rsidRPr="00F12449">
        <w:t xml:space="preserve"> reliability and predictability of </w:t>
      </w:r>
      <w:r w:rsidR="00E80B0D" w:rsidRPr="00F12449">
        <w:t>the</w:t>
      </w:r>
      <w:r w:rsidR="0042042F" w:rsidRPr="00F12449">
        <w:t xml:space="preserve"> predictions.</w:t>
      </w:r>
    </w:p>
    <w:p w14:paraId="2FFAE4FA" w14:textId="614DDEE5" w:rsidR="00D03B20" w:rsidRPr="00F12449" w:rsidRDefault="00D03B20" w:rsidP="00017158">
      <w:r w:rsidRPr="00D03B20">
        <w:t>The theoretical framework for the model development and training process is based on established methodologies within the machine learning domain, particularly the structured approach outlined by IBM in their guide on Machine Learning Pipelines. This framework provides a comprehensive overview of the key stages involved in building, training, and evaluating machine learning models, ensuring a systematic and effective workflow (IBM, 2024).</w:t>
      </w:r>
    </w:p>
    <w:p w14:paraId="020CF5E8" w14:textId="2555A177" w:rsidR="008F24E5" w:rsidRPr="00F12449" w:rsidRDefault="008F24E5">
      <w:pPr>
        <w:pStyle w:val="Heading2"/>
      </w:pPr>
      <w:bookmarkStart w:id="65" w:name="_Toc171686379"/>
      <w:bookmarkStart w:id="66" w:name="_Toc183076608"/>
      <w:r w:rsidRPr="00F12449">
        <w:lastRenderedPageBreak/>
        <w:t>Data Collection</w:t>
      </w:r>
      <w:bookmarkEnd w:id="65"/>
      <w:bookmarkEnd w:id="66"/>
    </w:p>
    <w:p w14:paraId="24FABD41" w14:textId="47318F01" w:rsidR="008F24E5" w:rsidRPr="00F12449" w:rsidRDefault="0042042F" w:rsidP="0042042F">
      <w:pPr>
        <w:ind w:firstLine="0"/>
      </w:pPr>
      <w:r w:rsidRPr="00F12449">
        <w:tab/>
      </w:r>
      <w:r w:rsidR="0049024E" w:rsidRPr="00F12449">
        <w:t xml:space="preserve">The first </w:t>
      </w:r>
      <w:r w:rsidR="00277C8F" w:rsidRPr="00F12449">
        <w:t xml:space="preserve">stage </w:t>
      </w:r>
      <w:r w:rsidR="0049024E" w:rsidRPr="00F12449">
        <w:t xml:space="preserve">is </w:t>
      </w:r>
      <w:r w:rsidR="005D73C2" w:rsidRPr="00F12449">
        <w:t>d</w:t>
      </w:r>
      <w:r w:rsidR="0049024E" w:rsidRPr="00F12449">
        <w:t xml:space="preserve">ata </w:t>
      </w:r>
      <w:r w:rsidR="005D73C2" w:rsidRPr="00F12449">
        <w:t>collection</w:t>
      </w:r>
      <w:r w:rsidR="00397A4E">
        <w:t>. Considering the complexity and potential accessibility issues with multiple data sources, the focus will be simplified. The data will be gathered from PSA's Open Statistical Databases, specifically covering historical data on previous crop production and historical data on the population. This approach helps to have a reliable data source while leaving</w:t>
      </w:r>
      <w:r w:rsidR="00285DB0" w:rsidRPr="00285DB0">
        <w:t xml:space="preserve"> the study’s scope manageable.</w:t>
      </w:r>
    </w:p>
    <w:p w14:paraId="6AB70571" w14:textId="0A58BFCF" w:rsidR="008F24E5" w:rsidRPr="00F12449" w:rsidRDefault="008F24E5" w:rsidP="008F24E5">
      <w:pPr>
        <w:pStyle w:val="Heading2"/>
      </w:pPr>
      <w:bookmarkStart w:id="67" w:name="_Toc171686380"/>
      <w:bookmarkStart w:id="68" w:name="_Toc183076609"/>
      <w:r w:rsidRPr="00F12449">
        <w:t>Data Preprocessing</w:t>
      </w:r>
      <w:bookmarkEnd w:id="67"/>
      <w:bookmarkEnd w:id="68"/>
    </w:p>
    <w:p w14:paraId="1F212288" w14:textId="74EBE36C" w:rsidR="0042042F" w:rsidRPr="00F12449" w:rsidRDefault="0049024E" w:rsidP="0042042F">
      <w:r w:rsidRPr="00F12449">
        <w:t xml:space="preserve">Following the </w:t>
      </w:r>
      <w:r w:rsidR="00277C8F" w:rsidRPr="00F12449">
        <w:t>d</w:t>
      </w:r>
      <w:r w:rsidRPr="00F12449">
        <w:t xml:space="preserve">ata </w:t>
      </w:r>
      <w:r w:rsidR="00277C8F" w:rsidRPr="00F12449">
        <w:t>analysis</w:t>
      </w:r>
      <w:r w:rsidR="00397A4E">
        <w:t xml:space="preserve"> comes data preprocessing, where data is cleaned and shaped to fit the algorithm’s input requirements appropriately</w:t>
      </w:r>
      <w:r w:rsidRPr="00F12449">
        <w:t>. This</w:t>
      </w:r>
      <w:r w:rsidR="003750D8" w:rsidRPr="00F12449">
        <w:t xml:space="preserve"> also</w:t>
      </w:r>
      <w:r w:rsidRPr="00F12449">
        <w:t xml:space="preserve"> involves the process of imputation whereby some values are </w:t>
      </w:r>
      <w:r w:rsidR="00277C8F" w:rsidRPr="00F12449">
        <w:t xml:space="preserve">inferred </w:t>
      </w:r>
      <w:r w:rsidRPr="00F12449">
        <w:t>for instance by using mean, median</w:t>
      </w:r>
      <w:r w:rsidR="00D35D6B" w:rsidRPr="00F12449">
        <w:t>,</w:t>
      </w:r>
      <w:r w:rsidRPr="00F12449">
        <w:t xml:space="preserve"> or mode depending on which is applicable, feature scaling which is used to scale features to the appropriate range</w:t>
      </w:r>
      <w:r w:rsidR="00D35D6B" w:rsidRPr="00F12449">
        <w:t>,</w:t>
      </w:r>
      <w:r w:rsidRPr="00F12449">
        <w:t xml:space="preserve"> or data transformation where data type </w:t>
      </w:r>
      <w:r w:rsidR="00D35D6B" w:rsidRPr="00F12449">
        <w:t>may be</w:t>
      </w:r>
      <w:r w:rsidRPr="00F12449">
        <w:t xml:space="preserve"> converted to desired format for further analysis. Furthermore, </w:t>
      </w:r>
      <w:r w:rsidR="00875782" w:rsidRPr="00F12449">
        <w:t>categorical</w:t>
      </w:r>
      <w:r w:rsidRPr="00F12449">
        <w:t xml:space="preserve"> variables may be required to be in a format suitable for the Machine Learning Model and may be converted using methods such as One Hot Encoding or Label Encoding.</w:t>
      </w:r>
    </w:p>
    <w:p w14:paraId="0210D784" w14:textId="4DB624F7" w:rsidR="008F24E5" w:rsidRPr="00F12449" w:rsidRDefault="008F24E5">
      <w:pPr>
        <w:pStyle w:val="Heading2"/>
      </w:pPr>
      <w:bookmarkStart w:id="69" w:name="_Toc171686381"/>
      <w:bookmarkStart w:id="70" w:name="_Toc183076610"/>
      <w:r w:rsidRPr="00F12449">
        <w:t>Feature Engineering</w:t>
      </w:r>
      <w:bookmarkEnd w:id="69"/>
      <w:bookmarkEnd w:id="70"/>
    </w:p>
    <w:p w14:paraId="4C706A74" w14:textId="24A4D7F3" w:rsidR="0042042F" w:rsidRPr="00F12449" w:rsidRDefault="0049024E" w:rsidP="0042042F">
      <w:r w:rsidRPr="00F12449">
        <w:t xml:space="preserve">This </w:t>
      </w:r>
      <w:r w:rsidR="00F867F2" w:rsidRPr="00F12449">
        <w:t xml:space="preserve">stage </w:t>
      </w:r>
      <w:r w:rsidRPr="00F12449">
        <w:t xml:space="preserve">is </w:t>
      </w:r>
      <w:r w:rsidR="00F867F2" w:rsidRPr="00F12449">
        <w:t xml:space="preserve">the </w:t>
      </w:r>
      <w:r w:rsidRPr="00F12449">
        <w:t xml:space="preserve">process of deriving more features from </w:t>
      </w:r>
      <w:proofErr w:type="gramStart"/>
      <w:r w:rsidRPr="00F12449">
        <w:t>the raw</w:t>
      </w:r>
      <w:proofErr w:type="gramEnd"/>
      <w:r w:rsidRPr="00F12449">
        <w:t xml:space="preserve"> data to achieve </w:t>
      </w:r>
      <w:r w:rsidR="00D35D6B" w:rsidRPr="00F12449">
        <w:t xml:space="preserve">a </w:t>
      </w:r>
      <w:r w:rsidRPr="00F12449">
        <w:t xml:space="preserve">closer representation of the actual pattern and, therefore, enhance the performance of machine learning algorithms. The </w:t>
      </w:r>
      <w:r w:rsidR="00397A4E">
        <w:t>yield</w:t>
      </w:r>
      <w:r w:rsidRPr="00F12449">
        <w:t xml:space="preserve"> for crops is examined </w:t>
      </w:r>
      <w:r w:rsidR="00D35D6B" w:rsidRPr="00F12449">
        <w:t xml:space="preserve">by </w:t>
      </w:r>
      <w:r w:rsidRPr="00F12449">
        <w:t>considering some factors, for example, population increase</w:t>
      </w:r>
      <w:r w:rsidR="00853C93">
        <w:t xml:space="preserve"> and historical production. </w:t>
      </w:r>
      <w:r w:rsidRPr="00F12449">
        <w:t xml:space="preserve">Features of population growth are generated by analyzing the trends in the demography and its </w:t>
      </w:r>
      <w:r w:rsidR="00D35D6B" w:rsidRPr="00F12449">
        <w:t>relationship</w:t>
      </w:r>
      <w:r w:rsidRPr="00F12449">
        <w:t xml:space="preserve"> with food. These features are designed to extend the dataset to include the correlations between these factors, which gives a solid foundation for training</w:t>
      </w:r>
      <w:r w:rsidR="0042042F" w:rsidRPr="00F12449">
        <w:t>.</w:t>
      </w:r>
    </w:p>
    <w:p w14:paraId="386C6ED5" w14:textId="0C61B3F7" w:rsidR="008F24E5" w:rsidRPr="00F12449" w:rsidRDefault="008F24E5">
      <w:pPr>
        <w:pStyle w:val="Heading2"/>
      </w:pPr>
      <w:bookmarkStart w:id="71" w:name="_Toc171686382"/>
      <w:bookmarkStart w:id="72" w:name="_Toc183076611"/>
      <w:r w:rsidRPr="00F12449">
        <w:lastRenderedPageBreak/>
        <w:t>Model</w:t>
      </w:r>
      <w:r w:rsidR="00425005" w:rsidRPr="00F12449">
        <w:t xml:space="preserve"> Development and</w:t>
      </w:r>
      <w:r w:rsidRPr="00F12449">
        <w:t xml:space="preserve"> Training</w:t>
      </w:r>
      <w:bookmarkEnd w:id="71"/>
      <w:bookmarkEnd w:id="72"/>
    </w:p>
    <w:p w14:paraId="2E597CD0" w14:textId="530E915B" w:rsidR="00DA2687" w:rsidRDefault="00DA2687" w:rsidP="0042042F">
      <w:r w:rsidRPr="00DA2687">
        <w:t xml:space="preserve">This stage is centered on the development and training of a regression model using a random forest regressor, an enhanced form of the tree-based learning algorithm that predicts the demand for crops in the future. It incorporates practices such as splitting the data into training and testing sets, optimizing the hyperparameters to get the best outcome, and gradually refining the model. Random Forest Regressor will handle large volumes of data that </w:t>
      </w:r>
      <w:r w:rsidR="001734D5">
        <w:t>identify</w:t>
      </w:r>
      <w:r w:rsidR="001734D5" w:rsidRPr="00DA2687">
        <w:t xml:space="preserve"> </w:t>
      </w:r>
      <w:r w:rsidRPr="00DA2687">
        <w:t>the relationship between features, which is a very important factor of crops that will help in identifying demand factors.</w:t>
      </w:r>
    </w:p>
    <w:p w14:paraId="466AC2A9" w14:textId="5F05B580" w:rsidR="00717774" w:rsidRPr="00F12449" w:rsidRDefault="00717774" w:rsidP="0042042F">
      <w:r w:rsidRPr="00F12449">
        <w:t xml:space="preserve">To find the optimal combination of hyperparameters, </w:t>
      </w:r>
      <w:r w:rsidR="000649B8">
        <w:t>the researcher will</w:t>
      </w:r>
      <w:r w:rsidR="000649B8" w:rsidRPr="000649B8">
        <w:t xml:space="preserve"> </w:t>
      </w:r>
      <w:r w:rsidR="000649B8">
        <w:t>integrate</w:t>
      </w:r>
      <w:r w:rsidR="000649B8" w:rsidRPr="000649B8">
        <w:t xml:space="preserve"> a </w:t>
      </w:r>
      <w:r w:rsidR="000649B8">
        <w:t>Python</w:t>
      </w:r>
      <w:r w:rsidR="000649B8" w:rsidRPr="000649B8">
        <w:t xml:space="preserve"> function called </w:t>
      </w:r>
      <w:proofErr w:type="spellStart"/>
      <w:r w:rsidR="000649B8" w:rsidRPr="000649B8">
        <w:t>GridSearchCV</w:t>
      </w:r>
      <w:proofErr w:type="spellEnd"/>
      <w:r w:rsidR="000649B8" w:rsidRPr="000649B8">
        <w:t xml:space="preserve">, which is a very useful tool for hyperparameter tuning. </w:t>
      </w:r>
      <w:proofErr w:type="spellStart"/>
      <w:r w:rsidR="000649B8" w:rsidRPr="000649B8">
        <w:t>GridSearchCV</w:t>
      </w:r>
      <w:proofErr w:type="spellEnd"/>
      <w:r w:rsidR="000649B8" w:rsidRPr="000649B8">
        <w:t xml:space="preserve"> carries out cross-validation to determine the performance of the model with various parameters specified in the parameter grid.</w:t>
      </w:r>
      <w:r w:rsidR="000649B8">
        <w:t xml:space="preserve"> </w:t>
      </w:r>
      <w:r w:rsidR="000649B8" w:rsidRPr="000649B8">
        <w:t xml:space="preserve">The first step is to identify the values of the hyperparameters to be tuned. </w:t>
      </w:r>
      <w:r w:rsidR="000649B8">
        <w:t>The majority</w:t>
      </w:r>
      <w:r w:rsidR="000649B8" w:rsidRPr="000649B8">
        <w:t xml:space="preserve"> </w:t>
      </w:r>
      <w:r w:rsidR="000649B8">
        <w:t xml:space="preserve">of </w:t>
      </w:r>
      <w:r w:rsidR="000649B8" w:rsidRPr="000649B8">
        <w:t xml:space="preserve">hyperparameters for Random Forest Regressor are </w:t>
      </w:r>
      <w:proofErr w:type="spellStart"/>
      <w:r w:rsidR="000649B8" w:rsidRPr="000649B8">
        <w:t>n_estimators</w:t>
      </w:r>
      <w:proofErr w:type="spellEnd"/>
      <w:r w:rsidR="000649B8" w:rsidRPr="000649B8">
        <w:t xml:space="preserve">, </w:t>
      </w:r>
      <w:proofErr w:type="spellStart"/>
      <w:r w:rsidR="000649B8" w:rsidRPr="000649B8">
        <w:t>max_depth</w:t>
      </w:r>
      <w:proofErr w:type="spellEnd"/>
      <w:r w:rsidR="000649B8" w:rsidRPr="000649B8">
        <w:t xml:space="preserve">, </w:t>
      </w:r>
      <w:proofErr w:type="spellStart"/>
      <w:r w:rsidR="000649B8" w:rsidRPr="000649B8">
        <w:t>min_samples_split</w:t>
      </w:r>
      <w:proofErr w:type="spellEnd"/>
      <w:r w:rsidR="000649B8" w:rsidRPr="000649B8">
        <w:t xml:space="preserve">, and </w:t>
      </w:r>
      <w:proofErr w:type="spellStart"/>
      <w:r w:rsidR="000649B8" w:rsidRPr="000649B8">
        <w:t>min_samples_leaf</w:t>
      </w:r>
      <w:proofErr w:type="spellEnd"/>
      <w:r w:rsidR="000649B8" w:rsidRPr="000649B8">
        <w:t xml:space="preserve">. Other hyperparameters such as </w:t>
      </w:r>
      <w:proofErr w:type="spellStart"/>
      <w:r w:rsidR="000649B8" w:rsidRPr="000649B8">
        <w:t>max_features</w:t>
      </w:r>
      <w:proofErr w:type="spellEnd"/>
      <w:r w:rsidR="000649B8">
        <w:t>. T</w:t>
      </w:r>
      <w:r w:rsidR="000649B8" w:rsidRPr="000649B8">
        <w:t>he number of features to draw upon when searching for the best split can also be added.</w:t>
      </w:r>
      <w:r w:rsidR="000649B8">
        <w:t xml:space="preserve"> Additionally, b</w:t>
      </w:r>
      <w:r w:rsidR="000649B8" w:rsidRPr="000649B8">
        <w:t xml:space="preserve">y applying </w:t>
      </w:r>
      <w:proofErr w:type="spellStart"/>
      <w:r w:rsidR="000649B8" w:rsidRPr="000649B8">
        <w:t>GridSearchCV</w:t>
      </w:r>
      <w:proofErr w:type="spellEnd"/>
      <w:r w:rsidR="000649B8" w:rsidRPr="000649B8">
        <w:t xml:space="preserve">, </w:t>
      </w:r>
      <w:r w:rsidR="000649B8">
        <w:t>the researcher will</w:t>
      </w:r>
      <w:r w:rsidR="000649B8" w:rsidRPr="000649B8">
        <w:t xml:space="preserve"> configure the grid</w:t>
      </w:r>
      <w:r w:rsidR="001734D5">
        <w:t xml:space="preserve"> </w:t>
      </w:r>
      <w:r w:rsidR="000649B8" w:rsidRPr="000649B8">
        <w:t>search</w:t>
      </w:r>
      <w:r w:rsidR="000649B8">
        <w:t xml:space="preserve"> </w:t>
      </w:r>
      <w:r w:rsidR="000649B8" w:rsidRPr="000649B8">
        <w:t xml:space="preserve">to compare the hyperparameters. This includes defining the estimator (Random Forest Regressor in this case), the hyperparameters to tune (parameter grid), </w:t>
      </w:r>
      <w:r w:rsidR="001734D5">
        <w:t xml:space="preserve">the </w:t>
      </w:r>
      <w:r w:rsidR="000649B8" w:rsidRPr="000649B8">
        <w:t xml:space="preserve">metric for model evaluation </w:t>
      </w:r>
      <w:proofErr w:type="gramStart"/>
      <w:r w:rsidR="000649B8" w:rsidRPr="000649B8">
        <w:t>( e. g.</w:t>
      </w:r>
      <w:proofErr w:type="gramEnd"/>
      <w:r w:rsidR="000649B8" w:rsidRPr="000649B8">
        <w:t xml:space="preserve"> Mean Absolute Error, RMSE</w:t>
      </w:r>
      <w:r w:rsidR="001734D5">
        <w:t>,</w:t>
      </w:r>
      <w:r w:rsidR="000649B8" w:rsidRPr="000649B8">
        <w:t xml:space="preserve"> or R²)</w:t>
      </w:r>
      <w:r w:rsidR="001734D5">
        <w:t>,</w:t>
      </w:r>
      <w:r w:rsidR="000649B8" w:rsidRPr="000649B8">
        <w:t xml:space="preserve"> and the number of folds of cross-validation.</w:t>
      </w:r>
    </w:p>
    <w:p w14:paraId="5286EF32" w14:textId="1D933139" w:rsidR="008F24E5" w:rsidRPr="00F12449" w:rsidRDefault="008F24E5" w:rsidP="008F24E5">
      <w:pPr>
        <w:pStyle w:val="Heading2"/>
      </w:pPr>
      <w:bookmarkStart w:id="73" w:name="_Toc171686383"/>
      <w:bookmarkStart w:id="74" w:name="_Toc183076612"/>
      <w:r w:rsidRPr="00F12449">
        <w:t>Model Evaluation</w:t>
      </w:r>
      <w:bookmarkEnd w:id="73"/>
      <w:bookmarkEnd w:id="74"/>
    </w:p>
    <w:p w14:paraId="43001E13" w14:textId="51D31CBD" w:rsidR="006835E5" w:rsidRDefault="003750D8" w:rsidP="0042042F">
      <w:r w:rsidRPr="00F12449">
        <w:t>The model goes through Model Evaluation once it has been trained. To determine whether the model satisfies the required accuracy and reliability standards, this stage evaluates its performance using a variety of m</w:t>
      </w:r>
      <w:r w:rsidR="00A87E3F" w:rsidRPr="00F12449">
        <w:t>etrics</w:t>
      </w:r>
      <w:r w:rsidRPr="00F12449">
        <w:t>, including Mean Absolute Error (MAE), Root Mean Squared Error (RMSE), and R-</w:t>
      </w:r>
      <w:r w:rsidR="0070778D" w:rsidRPr="00F12449">
        <w:t>s</w:t>
      </w:r>
      <w:r w:rsidRPr="00F12449">
        <w:t>quared</w:t>
      </w:r>
      <w:r w:rsidR="0070778D" w:rsidRPr="00F12449">
        <w:t xml:space="preserve"> (</w:t>
      </w:r>
      <w:r w:rsidR="0070778D" w:rsidRPr="00F12449">
        <w:rPr>
          <w:rFonts w:eastAsiaTheme="majorEastAsia"/>
        </w:rPr>
        <w:t>R²)</w:t>
      </w:r>
      <w:r w:rsidRPr="00F12449">
        <w:t>.</w:t>
      </w:r>
    </w:p>
    <w:p w14:paraId="5787DB87" w14:textId="42B173AC" w:rsidR="00A436B4" w:rsidRDefault="001734D5" w:rsidP="00742D1E">
      <w:r>
        <w:lastRenderedPageBreak/>
        <w:t xml:space="preserve">The formula for </w:t>
      </w:r>
      <w:r w:rsidRPr="001734D5">
        <w:t>Mean Absolute Error (MAE)</w:t>
      </w:r>
      <w:r>
        <w:t xml:space="preserve"> is as follows:</w:t>
      </w:r>
    </w:p>
    <w:p w14:paraId="73DE98C3" w14:textId="0FD8F120" w:rsidR="001734D5" w:rsidRPr="00F12449" w:rsidRDefault="005D66C3" w:rsidP="001734D5">
      <w:pPr>
        <w:jc w:val="center"/>
      </w:pPr>
      <m:oMathPara>
        <m:oMath>
          <m:r>
            <m:rPr>
              <m:sty m:val="p"/>
            </m:rPr>
            <w:rPr>
              <w:rFonts w:ascii="Cambria Math" w:hAnsi="Cambria Math"/>
            </w:rPr>
            <m:t>MAE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nary>
        </m:oMath>
      </m:oMathPara>
    </w:p>
    <w:p w14:paraId="7E0A4204" w14:textId="76DAECD5" w:rsidR="00FA6193" w:rsidRDefault="005D66C3">
      <w:r>
        <w:t>w</w:t>
      </w:r>
      <w:r w:rsidR="00FA6193">
        <w:t>here:</w:t>
      </w:r>
    </w:p>
    <w:p w14:paraId="2A346EDC" w14:textId="77777777" w:rsidR="00B77F92" w:rsidRDefault="00B77F92" w:rsidP="00B77F92">
      <w:pPr>
        <w:pStyle w:val="ListParagraph"/>
        <w:numPr>
          <w:ilvl w:val="0"/>
          <w:numId w:val="36"/>
        </w:numPr>
      </w:pPr>
      <w:r w:rsidRPr="005D66C3">
        <w:rPr>
          <w:i/>
          <w:iCs/>
        </w:rPr>
        <w:t>n</w:t>
      </w:r>
      <w:r>
        <w:t xml:space="preserve"> is represented as the total number of observations.</w:t>
      </w:r>
    </w:p>
    <w:p w14:paraId="388DAA17" w14:textId="77777777" w:rsidR="00B77F92" w:rsidRDefault="00B77F92" w:rsidP="00B77F92">
      <w:pPr>
        <w:pStyle w:val="ListParagraph"/>
        <w:numPr>
          <w:ilvl w:val="0"/>
          <w:numId w:val="36"/>
        </w:numPr>
      </w:pPr>
      <w:r>
        <w:t>Σ is referred to as the summation operator which means that the absolute errors should be summed.</w:t>
      </w:r>
    </w:p>
    <w:p w14:paraId="2DC308BA" w14:textId="6C9DF779" w:rsidR="00B77F92" w:rsidRDefault="00000000" w:rsidP="00B77F92">
      <w:pPr>
        <w:pStyle w:val="ListParagraph"/>
        <w:numPr>
          <w:ilvl w:val="0"/>
          <w:numId w:val="36"/>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77F92">
        <w:t xml:space="preserve"> refers to the actual value of the </w:t>
      </w:r>
      <w:r w:rsidR="00B77F92" w:rsidRPr="00B77F92">
        <w:rPr>
          <w:rFonts w:ascii="Cambria Math" w:hAnsi="Cambria Math" w:cs="Cambria Math"/>
        </w:rPr>
        <w:t>𝑖</w:t>
      </w:r>
      <w:r w:rsidR="00B77F92">
        <w:t>-</w:t>
      </w:r>
      <w:proofErr w:type="spellStart"/>
      <w:r w:rsidR="00B77F92">
        <w:t>th</w:t>
      </w:r>
      <w:proofErr w:type="spellEnd"/>
      <w:r w:rsidR="00B77F92">
        <w:t xml:space="preserve"> observation.</w:t>
      </w:r>
    </w:p>
    <w:p w14:paraId="3886B3C7" w14:textId="77777777" w:rsidR="00B77F92" w:rsidRDefault="00B77F92" w:rsidP="00B77F92">
      <w:pPr>
        <w:pStyle w:val="ListParagraph"/>
        <w:numPr>
          <w:ilvl w:val="0"/>
          <w:numId w:val="36"/>
        </w:numPr>
      </w:pPr>
      <w:r w:rsidRPr="00B77F92">
        <w:rPr>
          <w:rFonts w:ascii="Cambria Math" w:hAnsi="Cambria Math" w:cs="Cambria Math"/>
        </w:rPr>
        <w:t>𝑥</w:t>
      </w:r>
      <w:r>
        <w:t xml:space="preserve"> is referred to as the predicted value of the </w:t>
      </w:r>
      <w:r w:rsidRPr="00B77F92">
        <w:rPr>
          <w:rFonts w:ascii="Cambria Math" w:hAnsi="Cambria Math" w:cs="Cambria Math"/>
        </w:rPr>
        <w:t>𝑖</w:t>
      </w:r>
      <w:r>
        <w:t>-</w:t>
      </w:r>
      <w:proofErr w:type="spellStart"/>
      <w:r>
        <w:t>th</w:t>
      </w:r>
      <w:proofErr w:type="spellEnd"/>
      <w:r>
        <w:t xml:space="preserve"> observation.</w:t>
      </w:r>
    </w:p>
    <w:p w14:paraId="36387FD3" w14:textId="64AF6A1C" w:rsidR="001734D5" w:rsidRDefault="001734D5" w:rsidP="00B77F92">
      <w:r>
        <w:t xml:space="preserve">The formula for </w:t>
      </w:r>
      <w:r w:rsidRPr="001734D5">
        <w:t>Root Mean Squared Error (RMSE)</w:t>
      </w:r>
      <w:r>
        <w:t xml:space="preserve"> is as follows:</w:t>
      </w:r>
    </w:p>
    <w:p w14:paraId="22FCDA72" w14:textId="7D126DE2" w:rsidR="009E270A" w:rsidRDefault="001734D5" w:rsidP="00017158">
      <m:oMathPara>
        <m:oMath>
          <m:r>
            <m:rPr>
              <m:sty m:val="p"/>
            </m:rPr>
            <w:rPr>
              <w:rFonts w:ascii="Cambria Math" w:hAnsi="Cambria Math"/>
            </w:rPr>
            <m:t>RMSE</m:t>
          </m:r>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e>
                          </m:d>
                        </m:e>
                        <m:sup>
                          <m:r>
                            <w:rPr>
                              <w:rFonts w:ascii="Cambria Math" w:hAnsi="Cambria Math"/>
                            </w:rPr>
                            <m:t>2</m:t>
                          </m:r>
                        </m:sup>
                      </m:sSup>
                    </m:num>
                    <m:den>
                      <m:r>
                        <w:rPr>
                          <w:rFonts w:ascii="Cambria Math" w:hAnsi="Cambria Math"/>
                        </w:rPr>
                        <m:t>n</m:t>
                      </m:r>
                    </m:den>
                  </m:f>
                </m:e>
              </m:nary>
            </m:e>
          </m:rad>
        </m:oMath>
      </m:oMathPara>
    </w:p>
    <w:p w14:paraId="005063AD" w14:textId="2C8F8434" w:rsidR="00D03B20" w:rsidRPr="00D03B20" w:rsidRDefault="005D66C3" w:rsidP="00017158">
      <w:r>
        <w:t>w</w:t>
      </w:r>
      <w:r w:rsidR="00D03B20" w:rsidRPr="00D03B20">
        <w:t>here:</w:t>
      </w:r>
    </w:p>
    <w:p w14:paraId="27852D58" w14:textId="50E8E9E8" w:rsidR="00B77F92" w:rsidRDefault="00000000" w:rsidP="00B77F92">
      <w:pPr>
        <w:pStyle w:val="ListParagraph"/>
        <w:numPr>
          <w:ilvl w:val="0"/>
          <w:numId w:val="34"/>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B77F92">
        <w:t xml:space="preserve"> is represented by the predicted value of the </w:t>
      </w:r>
      <w:r w:rsidR="00B77F92">
        <w:rPr>
          <w:rFonts w:ascii="Cambria Math" w:hAnsi="Cambria Math" w:cs="Cambria Math"/>
        </w:rPr>
        <w:t>𝑖</w:t>
      </w:r>
      <w:r w:rsidR="00B77F92">
        <w:t>-</w:t>
      </w:r>
      <w:proofErr w:type="spellStart"/>
      <w:r w:rsidR="00B77F92">
        <w:t>th</w:t>
      </w:r>
      <w:proofErr w:type="spellEnd"/>
      <w:r w:rsidR="00B77F92">
        <w:t xml:space="preserve"> observation.</w:t>
      </w:r>
    </w:p>
    <w:p w14:paraId="3B296116" w14:textId="1FAE02D1" w:rsidR="00B77F92" w:rsidRDefault="00000000" w:rsidP="00B77F92">
      <w:pPr>
        <w:pStyle w:val="ListParagraph"/>
        <w:numPr>
          <w:ilvl w:val="0"/>
          <w:numId w:val="34"/>
        </w:numPr>
      </w:pP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00B77F92">
        <w:t xml:space="preserve"> is defined as the observed (actual) value of </w:t>
      </w:r>
      <w:proofErr w:type="gramStart"/>
      <w:r w:rsidR="00B77F92">
        <w:t xml:space="preserve">the </w:t>
      </w:r>
      <w:r w:rsidR="00B77F92">
        <w:rPr>
          <w:rFonts w:ascii="Cambria Math" w:hAnsi="Cambria Math" w:cs="Cambria Math"/>
        </w:rPr>
        <w:t>𝑖</w:t>
      </w:r>
      <w:proofErr w:type="gramEnd"/>
      <w:r w:rsidR="00B77F92">
        <w:t>-</w:t>
      </w:r>
      <w:proofErr w:type="spellStart"/>
      <w:r w:rsidR="00B77F92">
        <w:t>th</w:t>
      </w:r>
      <w:proofErr w:type="spellEnd"/>
      <w:r w:rsidR="00B77F92">
        <w:t xml:space="preserve"> observation.</w:t>
      </w:r>
    </w:p>
    <w:p w14:paraId="02E90DEB" w14:textId="326370EB" w:rsidR="00F20169" w:rsidRDefault="00B77F92" w:rsidP="00B77F92">
      <w:pPr>
        <w:pStyle w:val="ListParagraph"/>
        <w:numPr>
          <w:ilvl w:val="0"/>
          <w:numId w:val="34"/>
        </w:numPr>
      </w:pPr>
      <w:proofErr w:type="gramStart"/>
      <w:r w:rsidRPr="005D66C3">
        <w:rPr>
          <w:i/>
          <w:iCs/>
        </w:rPr>
        <w:t>n</w:t>
      </w:r>
      <w:r>
        <w:t xml:space="preserve"> is</w:t>
      </w:r>
      <w:proofErr w:type="gramEnd"/>
      <w:r>
        <w:t xml:space="preserve"> represented by the total number of observations.</w:t>
      </w:r>
    </w:p>
    <w:p w14:paraId="0476C144" w14:textId="77777777" w:rsidR="00F20169" w:rsidRDefault="00F20169" w:rsidP="00F20169">
      <w:pPr>
        <w:rPr>
          <w:lang w:eastAsia="en-US"/>
        </w:rPr>
      </w:pPr>
    </w:p>
    <w:p w14:paraId="757F1ECE" w14:textId="364456C7" w:rsidR="00D03B20" w:rsidRDefault="00CC11ED" w:rsidP="00F20169">
      <w:r w:rsidRPr="00CC11ED">
        <w:t xml:space="preserve">The root </w:t>
      </w:r>
      <w:proofErr w:type="gramStart"/>
      <w:r w:rsidRPr="00CC11ED">
        <w:t>mean</w:t>
      </w:r>
      <w:proofErr w:type="gramEnd"/>
      <w:r w:rsidRPr="00CC11ED">
        <w:t xml:space="preserve"> square error, a statistic that indicates the average difference between the model's predicted values and the dataset's actual values, can be used to evaluate how well a regression model fits a dataset.</w:t>
      </w:r>
      <w:r>
        <w:t xml:space="preserve"> </w:t>
      </w:r>
      <w:r w:rsidRPr="00CC11ED">
        <w:t>A model's ability to "fit" a dataset improves with a decreased root mean square error (RMSE)</w:t>
      </w:r>
      <w:r w:rsidR="00D03B20" w:rsidRPr="00D03B20">
        <w:t>.</w:t>
      </w:r>
    </w:p>
    <w:p w14:paraId="32303ECB" w14:textId="3977D5A6" w:rsidR="001734D5" w:rsidRDefault="001734D5" w:rsidP="001734D5">
      <w:r>
        <w:t>The formula for R</w:t>
      </w:r>
      <w:r w:rsidRPr="00017158">
        <w:rPr>
          <w:vertAlign w:val="superscript"/>
        </w:rPr>
        <w:t>2</w:t>
      </w:r>
      <w:r>
        <w:t xml:space="preserve"> is as follows:</w:t>
      </w:r>
    </w:p>
    <w:p w14:paraId="16E75309" w14:textId="5348AF45" w:rsidR="00CC11ED" w:rsidRDefault="00000000" w:rsidP="00017158">
      <m:oMathPara>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regression</m:t>
                  </m:r>
                </m:sub>
              </m:sSub>
            </m:num>
            <m:den>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total</m:t>
                  </m:r>
                </m:sub>
              </m:sSub>
            </m:den>
          </m:f>
        </m:oMath>
      </m:oMathPara>
    </w:p>
    <w:p w14:paraId="4BC5DD14" w14:textId="542E4F27" w:rsidR="00CC11ED" w:rsidRDefault="001734D5" w:rsidP="00017158">
      <w:r>
        <w:t>where</w:t>
      </w:r>
      <w:r w:rsidR="00CC11ED">
        <w:t>:</w:t>
      </w:r>
    </w:p>
    <w:p w14:paraId="27192D0C" w14:textId="41D7CD1E" w:rsidR="00CC11ED" w:rsidRDefault="00CC11ED" w:rsidP="003D1826">
      <w:pPr>
        <w:pStyle w:val="ListParagraph"/>
        <w:numPr>
          <w:ilvl w:val="0"/>
          <w:numId w:val="33"/>
        </w:numPr>
      </w:pPr>
      <w:r>
        <w:lastRenderedPageBreak/>
        <w:t xml:space="preserve">The sum of squares resulting from regression is known as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regression</m:t>
            </m:r>
          </m:sub>
        </m:sSub>
      </m:oMath>
      <w:r>
        <w:t xml:space="preserve"> (explained sum of squares).</w:t>
      </w:r>
    </w:p>
    <w:p w14:paraId="781F1829" w14:textId="465C8C79" w:rsidR="00CC11ED" w:rsidRDefault="001734D5" w:rsidP="002800D0">
      <w:pPr>
        <w:pStyle w:val="ListParagraph"/>
        <w:numPr>
          <w:ilvl w:val="0"/>
          <w:numId w:val="33"/>
        </w:numPr>
      </w:pP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total</m:t>
            </m:r>
          </m:sub>
        </m:sSub>
      </m:oMath>
      <w:r w:rsidR="00CC11ED">
        <w:t xml:space="preserve"> represents the sum of all squares.</w:t>
      </w:r>
    </w:p>
    <w:p w14:paraId="4E5E0D2E" w14:textId="76C1EF13" w:rsidR="00B77F92" w:rsidRPr="002800D0" w:rsidRDefault="00B77F92" w:rsidP="00CD6C16">
      <w:pPr>
        <w:rPr>
          <w:lang w:val="en-PH"/>
        </w:rPr>
      </w:pPr>
      <w:r w:rsidRPr="00B77F92">
        <w:t xml:space="preserve">This involves carrying out regression analysis on the dependent and independent variables of the observed data (observations) to find the line of correlation and often this is arrived at by using a regression model. This regression line will help to point out the existence of the relationship between the variables. </w:t>
      </w:r>
    </w:p>
    <w:p w14:paraId="32D42C4D" w14:textId="5373BE24" w:rsidR="008F24E5" w:rsidRPr="00F12449" w:rsidRDefault="00DD407B">
      <w:pPr>
        <w:pStyle w:val="Heading2"/>
      </w:pPr>
      <w:bookmarkStart w:id="75" w:name="_Toc171686384"/>
      <w:bookmarkStart w:id="76" w:name="_Toc183076613"/>
      <w:r w:rsidRPr="00F12449">
        <w:t>Detailed Forecast</w:t>
      </w:r>
      <w:bookmarkEnd w:id="75"/>
      <w:bookmarkEnd w:id="76"/>
    </w:p>
    <w:bookmarkEnd w:id="1"/>
    <w:bookmarkEnd w:id="64"/>
    <w:p w14:paraId="1D499FF0" w14:textId="67811126" w:rsidR="00141400" w:rsidRPr="00F12449" w:rsidRDefault="00DA3233" w:rsidP="00141400">
      <w:pPr>
        <w:contextualSpacing w:val="0"/>
      </w:pPr>
      <w:r w:rsidRPr="00F12449">
        <w:t>Finally</w:t>
      </w:r>
      <w:r w:rsidR="00EF46A6" w:rsidRPr="00F12449">
        <w:t xml:space="preserve">, the study will </w:t>
      </w:r>
      <w:r w:rsidRPr="00F12449">
        <w:t xml:space="preserve">utilize </w:t>
      </w:r>
      <w:r w:rsidR="000F273C" w:rsidRPr="00F12449">
        <w:t xml:space="preserve">the entire dataset and predict the next 10 years. The results will then be cascaded with the </w:t>
      </w:r>
      <w:r w:rsidR="00EF46A6" w:rsidRPr="00F12449">
        <w:t xml:space="preserve">use of </w:t>
      </w:r>
      <w:r w:rsidR="000F273C" w:rsidRPr="00F12449">
        <w:t xml:space="preserve">data </w:t>
      </w:r>
      <w:r w:rsidR="00EF46A6" w:rsidRPr="00F12449">
        <w:t xml:space="preserve">analysis and visualization techniques to understand crop </w:t>
      </w:r>
      <w:r w:rsidR="00397A4E">
        <w:t xml:space="preserve">yield </w:t>
      </w:r>
      <w:r w:rsidR="00EF46A6" w:rsidRPr="00F12449">
        <w:t xml:space="preserve">patterns. To present the data, </w:t>
      </w:r>
      <w:r w:rsidR="00D464F7" w:rsidRPr="00F12449">
        <w:t xml:space="preserve">relevant charts such as </w:t>
      </w:r>
      <w:r w:rsidR="00EF46A6" w:rsidRPr="00F12449">
        <w:t>line plots</w:t>
      </w:r>
      <w:r w:rsidR="00D464F7" w:rsidRPr="00F12449">
        <w:t xml:space="preserve"> and data tables</w:t>
      </w:r>
      <w:r w:rsidR="00EF46A6" w:rsidRPr="00F12449">
        <w:t xml:space="preserve"> will be applied to help </w:t>
      </w:r>
      <w:r w:rsidR="00D35D6B" w:rsidRPr="00F12449">
        <w:t>visualize</w:t>
      </w:r>
      <w:r w:rsidR="00EF46A6" w:rsidRPr="00F12449">
        <w:t xml:space="preserve"> the data better and ease the interpretation of data results.</w:t>
      </w:r>
      <w:r w:rsidR="00141400" w:rsidRPr="00F12449">
        <w:t xml:space="preserve"> </w:t>
      </w:r>
      <w:r w:rsidR="00EF46A6" w:rsidRPr="00F12449">
        <w:t xml:space="preserve">These </w:t>
      </w:r>
      <w:r w:rsidR="00D35D6B" w:rsidRPr="00F12449">
        <w:t>reports</w:t>
      </w:r>
      <w:r w:rsidR="00D464F7" w:rsidRPr="00F12449">
        <w:t xml:space="preserve"> </w:t>
      </w:r>
      <w:r w:rsidR="00EF46A6" w:rsidRPr="00F12449">
        <w:t xml:space="preserve">will </w:t>
      </w:r>
      <w:r w:rsidR="00D464F7" w:rsidRPr="00F12449">
        <w:t xml:space="preserve">then be turned over to the Department of Agriculture in Misamis Occidental to help </w:t>
      </w:r>
      <w:r w:rsidR="00EF46A6" w:rsidRPr="00F12449">
        <w:t xml:space="preserve">ensure that those who are in the local farming business, as well as the market individuals, have a clue about the determinants of crop </w:t>
      </w:r>
      <w:r w:rsidR="00397A4E">
        <w:t>yield</w:t>
      </w:r>
      <w:r w:rsidR="00EF46A6" w:rsidRPr="00F12449">
        <w:t xml:space="preserve">. Thus, the visualization of the impact of different factors such as historical yields, weather conditions, and </w:t>
      </w:r>
      <w:r w:rsidR="00D35D6B" w:rsidRPr="00F12449">
        <w:t>socioeconomic</w:t>
      </w:r>
      <w:r w:rsidR="00EF46A6" w:rsidRPr="00F12449">
        <w:t xml:space="preserve"> factors will help the study to offer relevant conclusions on how to improve agricultural planning and poli</w:t>
      </w:r>
      <w:r w:rsidR="000131CD" w:rsidRPr="00F12449">
        <w:t>cy</w:t>
      </w:r>
      <w:r w:rsidR="00EF46A6" w:rsidRPr="00F12449">
        <w:t>.</w:t>
      </w:r>
    </w:p>
    <w:p w14:paraId="302490E8" w14:textId="77777777" w:rsidR="009A24C6" w:rsidRDefault="00EF46A6" w:rsidP="009A24C6">
      <w:pPr>
        <w:contextualSpacing w:val="0"/>
        <w:rPr>
          <w:lang w:val="en-PH"/>
        </w:rPr>
      </w:pPr>
      <w:r w:rsidRPr="00F12449">
        <w:t xml:space="preserve">Moreover, the visualizations will also indicate possible opportunities </w:t>
      </w:r>
      <w:r w:rsidR="00D35D6B" w:rsidRPr="00F12449">
        <w:t>to increase</w:t>
      </w:r>
      <w:r w:rsidRPr="00F12449">
        <w:t xml:space="preserve"> crop yield and the supply of crops in the market. For instance, patterns of the effects of </w:t>
      </w:r>
      <w:r w:rsidR="00D35D6B" w:rsidRPr="00F12449">
        <w:t>unfavorable</w:t>
      </w:r>
      <w:r w:rsidRPr="00F12449">
        <w:t xml:space="preserve"> climate conditions on crop productivity will guide the approaches </w:t>
      </w:r>
      <w:r w:rsidR="009A24C6" w:rsidRPr="009A24C6">
        <w:rPr>
          <w:lang w:val="en-PH"/>
        </w:rPr>
        <w:t>to be taken to mitigate the effects of climate change, especially on agricultural practices.</w:t>
      </w:r>
      <w:r w:rsidRPr="00F12449">
        <w:t xml:space="preserve"> Thus, by integrating detailed forecast analysis and visualization, the study will guarantee that the </w:t>
      </w:r>
      <w:r w:rsidRPr="00F12449">
        <w:lastRenderedPageBreak/>
        <w:t xml:space="preserve">model’s outputs are not only statistically sound but also relevant </w:t>
      </w:r>
      <w:r w:rsidR="009A24C6" w:rsidRPr="009A24C6">
        <w:rPr>
          <w:lang w:val="en-PH"/>
        </w:rPr>
        <w:t>among the stakeholders in the agricultural sector.</w:t>
      </w:r>
    </w:p>
    <w:p w14:paraId="06201A55" w14:textId="77777777" w:rsidR="00D8532E" w:rsidRDefault="00D8532E" w:rsidP="009A24C6">
      <w:pPr>
        <w:contextualSpacing w:val="0"/>
        <w:rPr>
          <w:lang w:val="en-PH"/>
        </w:rPr>
      </w:pPr>
    </w:p>
    <w:p w14:paraId="42483F7D" w14:textId="77777777" w:rsidR="001734D5" w:rsidRPr="009A24C6" w:rsidRDefault="001734D5" w:rsidP="009A24C6">
      <w:pPr>
        <w:contextualSpacing w:val="0"/>
        <w:rPr>
          <w:lang w:val="en-PH"/>
        </w:rPr>
      </w:pPr>
    </w:p>
    <w:p w14:paraId="01F5C2B9" w14:textId="3DA246D6" w:rsidR="001734D5" w:rsidRDefault="001734D5">
      <w:pPr>
        <w:contextualSpacing w:val="0"/>
        <w:rPr>
          <w:lang w:val="en-PH"/>
        </w:rPr>
      </w:pPr>
      <w:r>
        <w:rPr>
          <w:lang w:val="en-PH"/>
        </w:rPr>
        <w:br w:type="page"/>
      </w:r>
    </w:p>
    <w:p w14:paraId="5B69A3BB" w14:textId="77777777" w:rsidR="00D8532E" w:rsidRDefault="00D8532E" w:rsidP="00D8532E">
      <w:pPr>
        <w:pStyle w:val="Heading1"/>
        <w:spacing w:line="480" w:lineRule="auto"/>
        <w:rPr>
          <w:b/>
          <w:bCs w:val="0"/>
        </w:rPr>
      </w:pPr>
      <w:bookmarkStart w:id="77" w:name="_Toc171686385"/>
      <w:bookmarkStart w:id="78" w:name="_Toc183076614"/>
      <w:r>
        <w:lastRenderedPageBreak/>
        <w:t>Chapter 4</w:t>
      </w:r>
      <w:r>
        <w:br/>
      </w:r>
      <w:r w:rsidRPr="00D62061">
        <w:rPr>
          <w:b/>
          <w:bCs w:val="0"/>
        </w:rPr>
        <w:t>RESULTS AND DISCUSSIONS</w:t>
      </w:r>
      <w:bookmarkEnd w:id="78"/>
    </w:p>
    <w:p w14:paraId="27D89608" w14:textId="77777777" w:rsidR="00D8532E" w:rsidRPr="00D8532E" w:rsidRDefault="00D8532E" w:rsidP="00D8532E"/>
    <w:p w14:paraId="26F6C018" w14:textId="22A07C3A" w:rsidR="00D8532E" w:rsidRDefault="00D8532E" w:rsidP="00D8532E">
      <w:pPr>
        <w:pStyle w:val="Heading2"/>
      </w:pPr>
      <w:bookmarkStart w:id="79" w:name="_Toc183076615"/>
      <w:r>
        <w:t>Data Collection</w:t>
      </w:r>
      <w:bookmarkEnd w:id="79"/>
    </w:p>
    <w:p w14:paraId="246D22ED" w14:textId="04C84E6C" w:rsidR="00E97692" w:rsidRDefault="003A17AC" w:rsidP="003A17AC">
      <w:r>
        <w:t>The researchers have gathered</w:t>
      </w:r>
      <w:r w:rsidRPr="003A17AC">
        <w:t xml:space="preserve"> </w:t>
      </w:r>
      <w:r w:rsidRPr="00285DB0">
        <w:t xml:space="preserve">PSA's Open Statistical Databases, specifically </w:t>
      </w:r>
      <w:r w:rsidR="000F77C9" w:rsidRPr="00285DB0">
        <w:t>covering</w:t>
      </w:r>
      <w:r w:rsidRPr="00285DB0">
        <w:t xml:space="preserve"> historical data on the previous crop production and historical data </w:t>
      </w:r>
      <w:r>
        <w:t>on</w:t>
      </w:r>
      <w:r w:rsidRPr="00285DB0">
        <w:t xml:space="preserve"> the population</w:t>
      </w:r>
      <w:r>
        <w:t xml:space="preserve">. The tables below </w:t>
      </w:r>
      <w:r w:rsidR="00397A4E">
        <w:t>summarize</w:t>
      </w:r>
      <w:r>
        <w:t xml:space="preserve"> all the data obtained.</w:t>
      </w:r>
      <w:r w:rsidR="00C844C1">
        <w:tab/>
      </w:r>
    </w:p>
    <w:p w14:paraId="11B9F503" w14:textId="38B1B534" w:rsidR="00B71F61" w:rsidRDefault="00B71F61" w:rsidP="00B71F61">
      <w:pPr>
        <w:pStyle w:val="Caption"/>
      </w:pPr>
      <w:bookmarkStart w:id="80" w:name="_Toc183076574"/>
      <w:r>
        <w:t xml:space="preserve">Table </w:t>
      </w:r>
      <w:r>
        <w:fldChar w:fldCharType="begin"/>
      </w:r>
      <w:r>
        <w:instrText xml:space="preserve"> SEQ Table \* ARABIC </w:instrText>
      </w:r>
      <w:r>
        <w:fldChar w:fldCharType="separate"/>
      </w:r>
      <w:r>
        <w:rPr>
          <w:noProof/>
        </w:rPr>
        <w:t>1</w:t>
      </w:r>
      <w:r>
        <w:fldChar w:fldCharType="end"/>
      </w:r>
      <w:r>
        <w:t xml:space="preserve"> </w:t>
      </w:r>
      <w:r>
        <w:br/>
      </w:r>
      <w:r w:rsidRPr="00B71F61">
        <w:rPr>
          <w:b w:val="0"/>
          <w:bCs w:val="0"/>
          <w:i/>
          <w:iCs w:val="0"/>
        </w:rPr>
        <w:t>Summary of Data Collection of Corn</w:t>
      </w:r>
      <w:bookmarkEnd w:id="80"/>
    </w:p>
    <w:tbl>
      <w:tblPr>
        <w:tblStyle w:val="ListTable6Colorful"/>
        <w:tblW w:w="8414" w:type="dxa"/>
        <w:tblInd w:w="-108" w:type="dxa"/>
        <w:tblLayout w:type="fixed"/>
        <w:tblLook w:val="06A0" w:firstRow="1" w:lastRow="0" w:firstColumn="1" w:lastColumn="0" w:noHBand="1" w:noVBand="1"/>
      </w:tblPr>
      <w:tblGrid>
        <w:gridCol w:w="1355"/>
        <w:gridCol w:w="1283"/>
        <w:gridCol w:w="1439"/>
        <w:gridCol w:w="1560"/>
        <w:gridCol w:w="850"/>
        <w:gridCol w:w="1134"/>
        <w:gridCol w:w="793"/>
      </w:tblGrid>
      <w:tr w:rsidR="00031728" w14:paraId="2604F855" w14:textId="6B964DB9" w:rsidTr="00031728">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5" w:type="dxa"/>
          </w:tcPr>
          <w:p w14:paraId="39025C4B" w14:textId="37B254FB" w:rsidR="00031728" w:rsidRDefault="00031728" w:rsidP="00031728">
            <w:pPr>
              <w:spacing w:before="0" w:line="480" w:lineRule="auto"/>
              <w:ind w:firstLine="0"/>
              <w:jc w:val="center"/>
            </w:pPr>
            <w:r>
              <w:t>Features</w:t>
            </w:r>
          </w:p>
        </w:tc>
        <w:tc>
          <w:tcPr>
            <w:tcW w:w="1283" w:type="dxa"/>
          </w:tcPr>
          <w:p w14:paraId="21672AB9" w14:textId="215193DB" w:rsidR="00031728" w:rsidRDefault="00031728" w:rsidP="00031728">
            <w:pPr>
              <w:spacing w:before="0"/>
              <w:ind w:firstLine="0"/>
              <w:jc w:val="center"/>
              <w:cnfStyle w:val="100000000000" w:firstRow="1" w:lastRow="0" w:firstColumn="0" w:lastColumn="0" w:oddVBand="0" w:evenVBand="0" w:oddHBand="0" w:evenHBand="0" w:firstRowFirstColumn="0" w:firstRowLastColumn="0" w:lastRowFirstColumn="0" w:lastRowLastColumn="0"/>
            </w:pPr>
            <w:r>
              <w:t>Year</w:t>
            </w:r>
          </w:p>
        </w:tc>
        <w:tc>
          <w:tcPr>
            <w:tcW w:w="1439" w:type="dxa"/>
          </w:tcPr>
          <w:p w14:paraId="2A9B7CCB" w14:textId="1913A329" w:rsidR="00031728" w:rsidRDefault="00031728" w:rsidP="00031728">
            <w:pPr>
              <w:spacing w:before="0" w:line="480" w:lineRule="auto"/>
              <w:ind w:firstLine="0"/>
              <w:jc w:val="center"/>
              <w:cnfStyle w:val="100000000000" w:firstRow="1" w:lastRow="0" w:firstColumn="0" w:lastColumn="0" w:oddVBand="0" w:evenVBand="0" w:oddHBand="0" w:evenHBand="0" w:firstRowFirstColumn="0" w:firstRowLastColumn="0" w:lastRowFirstColumn="0" w:lastRowLastColumn="0"/>
            </w:pPr>
            <w:r>
              <w:t>Geolocation</w:t>
            </w:r>
          </w:p>
        </w:tc>
        <w:tc>
          <w:tcPr>
            <w:tcW w:w="1560" w:type="dxa"/>
          </w:tcPr>
          <w:p w14:paraId="2A0F3F87" w14:textId="00A71F33" w:rsidR="00031728" w:rsidRDefault="00031728" w:rsidP="00031728">
            <w:pPr>
              <w:spacing w:before="0" w:line="480" w:lineRule="auto"/>
              <w:ind w:firstLine="0"/>
              <w:jc w:val="center"/>
              <w:cnfStyle w:val="100000000000" w:firstRow="1" w:lastRow="0" w:firstColumn="0" w:lastColumn="0" w:oddVBand="0" w:evenVBand="0" w:oddHBand="0" w:evenHBand="0" w:firstRowFirstColumn="0" w:firstRowLastColumn="0" w:lastRowFirstColumn="0" w:lastRowLastColumn="0"/>
            </w:pPr>
            <w:r>
              <w:t>Type of Crops</w:t>
            </w:r>
          </w:p>
        </w:tc>
        <w:tc>
          <w:tcPr>
            <w:tcW w:w="2777" w:type="dxa"/>
            <w:gridSpan w:val="3"/>
          </w:tcPr>
          <w:p w14:paraId="0030B5EF" w14:textId="0E45C79D" w:rsidR="00031728" w:rsidRDefault="00031728" w:rsidP="00031728">
            <w:pPr>
              <w:spacing w:before="0"/>
              <w:ind w:firstLine="0"/>
              <w:jc w:val="center"/>
              <w:cnfStyle w:val="100000000000" w:firstRow="1" w:lastRow="0" w:firstColumn="0" w:lastColumn="0" w:oddVBand="0" w:evenVBand="0" w:oddHBand="0" w:evenHBand="0" w:firstRowFirstColumn="0" w:firstRowLastColumn="0" w:lastRowFirstColumn="0" w:lastRowLastColumn="0"/>
            </w:pPr>
            <w:r>
              <w:t>Season</w:t>
            </w:r>
          </w:p>
        </w:tc>
      </w:tr>
      <w:tr w:rsidR="00547C28" w:rsidRPr="00017158" w14:paraId="4600FABF" w14:textId="67C051E3" w:rsidTr="006144DB">
        <w:trPr>
          <w:trHeight w:val="675"/>
        </w:trPr>
        <w:tc>
          <w:tcPr>
            <w:cnfStyle w:val="001000000000" w:firstRow="0" w:lastRow="0" w:firstColumn="1" w:lastColumn="0" w:oddVBand="0" w:evenVBand="0" w:oddHBand="0" w:evenHBand="0" w:firstRowFirstColumn="0" w:firstRowLastColumn="0" w:lastRowFirstColumn="0" w:lastRowLastColumn="0"/>
            <w:tcW w:w="1355" w:type="dxa"/>
          </w:tcPr>
          <w:p w14:paraId="27B7AA00" w14:textId="77777777" w:rsidR="00547C28" w:rsidRDefault="00547C28" w:rsidP="00031728">
            <w:pPr>
              <w:spacing w:line="480" w:lineRule="auto"/>
              <w:ind w:firstLine="0"/>
              <w:jc w:val="center"/>
            </w:pPr>
          </w:p>
        </w:tc>
        <w:tc>
          <w:tcPr>
            <w:tcW w:w="1283" w:type="dxa"/>
          </w:tcPr>
          <w:p w14:paraId="335EBB8F" w14:textId="77777777" w:rsidR="00547C28" w:rsidRDefault="00547C28" w:rsidP="00031728">
            <w:pPr>
              <w:ind w:firstLine="0"/>
              <w:jc w:val="center"/>
              <w:cnfStyle w:val="000000000000" w:firstRow="0" w:lastRow="0" w:firstColumn="0" w:lastColumn="0" w:oddVBand="0" w:evenVBand="0" w:oddHBand="0" w:evenHBand="0" w:firstRowFirstColumn="0" w:firstRowLastColumn="0" w:lastRowFirstColumn="0" w:lastRowLastColumn="0"/>
            </w:pPr>
          </w:p>
        </w:tc>
        <w:tc>
          <w:tcPr>
            <w:tcW w:w="1439" w:type="dxa"/>
          </w:tcPr>
          <w:p w14:paraId="4C0182AA" w14:textId="0DDEB1FC" w:rsidR="00547C28" w:rsidRDefault="00547C28" w:rsidP="00031728">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6F23A86B" w14:textId="540F7CB0" w:rsidR="00547C28" w:rsidRPr="00017158" w:rsidRDefault="00547C28" w:rsidP="00031728">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850" w:type="dxa"/>
          </w:tcPr>
          <w:p w14:paraId="53F592CD" w14:textId="0C5925AC" w:rsidR="00547C28" w:rsidRDefault="00547C28"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Dry</w:t>
            </w:r>
          </w:p>
        </w:tc>
        <w:tc>
          <w:tcPr>
            <w:tcW w:w="1134" w:type="dxa"/>
          </w:tcPr>
          <w:p w14:paraId="41D8235D" w14:textId="215CEB28" w:rsidR="00547C28" w:rsidRDefault="00547C28"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Average</w:t>
            </w:r>
          </w:p>
        </w:tc>
        <w:tc>
          <w:tcPr>
            <w:tcW w:w="793" w:type="dxa"/>
          </w:tcPr>
          <w:p w14:paraId="581256EB" w14:textId="045A25A3" w:rsidR="00547C28" w:rsidRDefault="00547C28"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Wet</w:t>
            </w:r>
          </w:p>
        </w:tc>
      </w:tr>
      <w:tr w:rsidR="006144DB" w14:paraId="2263ACD9" w14:textId="529D5B59" w:rsidTr="006144DB">
        <w:trPr>
          <w:trHeight w:val="999"/>
        </w:trPr>
        <w:tc>
          <w:tcPr>
            <w:cnfStyle w:val="001000000000" w:firstRow="0" w:lastRow="0" w:firstColumn="1" w:lastColumn="0" w:oddVBand="0" w:evenVBand="0" w:oddHBand="0" w:evenHBand="0" w:firstRowFirstColumn="0" w:firstRowLastColumn="0" w:lastRowFirstColumn="0" w:lastRowLastColumn="0"/>
            <w:tcW w:w="1355" w:type="dxa"/>
          </w:tcPr>
          <w:p w14:paraId="2EA03E31" w14:textId="4F72E30C" w:rsidR="006144DB" w:rsidRDefault="006144DB" w:rsidP="00031728">
            <w:pPr>
              <w:spacing w:line="480" w:lineRule="auto"/>
              <w:ind w:firstLine="0"/>
              <w:jc w:val="center"/>
            </w:pPr>
            <w:r w:rsidRPr="00C04311">
              <w:t>CASH COSTS</w:t>
            </w:r>
          </w:p>
        </w:tc>
        <w:tc>
          <w:tcPr>
            <w:tcW w:w="1283" w:type="dxa"/>
          </w:tcPr>
          <w:p w14:paraId="535A25F0" w14:textId="5AE39F7A"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47E983E" w14:textId="544E1A77" w:rsidR="006144DB" w:rsidRDefault="006144DB" w:rsidP="00031728">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5038073" w14:textId="0516EA20" w:rsidR="006144DB" w:rsidRDefault="006144DB" w:rsidP="00031728">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18E4B2B8" w14:textId="4520B21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C13634">
              <w:t>5255</w:t>
            </w:r>
          </w:p>
        </w:tc>
        <w:tc>
          <w:tcPr>
            <w:tcW w:w="1134" w:type="dxa"/>
          </w:tcPr>
          <w:p w14:paraId="4D85AB2D" w14:textId="50B3AA8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C13634">
              <w:t>5430</w:t>
            </w:r>
          </w:p>
        </w:tc>
        <w:tc>
          <w:tcPr>
            <w:tcW w:w="793" w:type="dxa"/>
          </w:tcPr>
          <w:p w14:paraId="79C64756" w14:textId="3F3259BD"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C13634">
              <w:t>5594</w:t>
            </w:r>
          </w:p>
        </w:tc>
      </w:tr>
      <w:tr w:rsidR="006144DB" w14:paraId="720E0183" w14:textId="23078DBF"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30271F02" w14:textId="6AE57284" w:rsidR="006144DB" w:rsidRDefault="006144DB" w:rsidP="00031728">
            <w:pPr>
              <w:spacing w:line="480" w:lineRule="auto"/>
              <w:ind w:firstLine="0"/>
              <w:jc w:val="center"/>
            </w:pPr>
            <w:r w:rsidRPr="00C04311">
              <w:t>NON-CASH COSTS</w:t>
            </w:r>
          </w:p>
        </w:tc>
        <w:tc>
          <w:tcPr>
            <w:tcW w:w="1283" w:type="dxa"/>
          </w:tcPr>
          <w:p w14:paraId="5851B0E6" w14:textId="578DBE88"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67DD4B4B" w14:textId="446E58CE" w:rsidR="006144DB" w:rsidRDefault="006144DB" w:rsidP="00031728">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AAC60E4" w14:textId="71BE8F39" w:rsidR="006144DB" w:rsidRDefault="006144DB" w:rsidP="00031728">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6F169133" w14:textId="0FAC6906"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1355</w:t>
            </w:r>
          </w:p>
        </w:tc>
        <w:tc>
          <w:tcPr>
            <w:tcW w:w="1134" w:type="dxa"/>
          </w:tcPr>
          <w:p w14:paraId="7D56CB52" w14:textId="179AE532"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1377</w:t>
            </w:r>
          </w:p>
        </w:tc>
        <w:tc>
          <w:tcPr>
            <w:tcW w:w="793" w:type="dxa"/>
          </w:tcPr>
          <w:p w14:paraId="73D59BBF" w14:textId="0E73B384"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1398</w:t>
            </w:r>
          </w:p>
        </w:tc>
      </w:tr>
      <w:tr w:rsidR="006144DB" w14:paraId="7000AFB7"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4CAD487" w14:textId="2799CC04" w:rsidR="006144DB" w:rsidRPr="00C04311" w:rsidRDefault="006144DB" w:rsidP="00031728">
            <w:pPr>
              <w:ind w:firstLine="0"/>
              <w:jc w:val="center"/>
            </w:pPr>
            <w:r w:rsidRPr="00031728">
              <w:t>IMPUTED COSTS</w:t>
            </w:r>
          </w:p>
        </w:tc>
        <w:tc>
          <w:tcPr>
            <w:tcW w:w="1283" w:type="dxa"/>
          </w:tcPr>
          <w:p w14:paraId="7A4E3B60" w14:textId="0D85DC84"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4483488" w14:textId="50FC4E21"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2AEB91FA" w14:textId="3308B4E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A4BE2FD" w14:textId="33372D75"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4535</w:t>
            </w:r>
          </w:p>
        </w:tc>
        <w:tc>
          <w:tcPr>
            <w:tcW w:w="1134" w:type="dxa"/>
          </w:tcPr>
          <w:p w14:paraId="3C4FBC1B" w14:textId="04489B51"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4008</w:t>
            </w:r>
          </w:p>
        </w:tc>
        <w:tc>
          <w:tcPr>
            <w:tcW w:w="793" w:type="dxa"/>
          </w:tcPr>
          <w:p w14:paraId="59F03A7D" w14:textId="384454E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3516</w:t>
            </w:r>
          </w:p>
        </w:tc>
      </w:tr>
      <w:tr w:rsidR="006144DB" w14:paraId="2416551D"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A2CB198" w14:textId="2FF9A011" w:rsidR="006144DB" w:rsidRPr="00C04311" w:rsidRDefault="006144DB" w:rsidP="00031728">
            <w:pPr>
              <w:ind w:firstLine="0"/>
              <w:jc w:val="center"/>
            </w:pPr>
            <w:r w:rsidRPr="00031728">
              <w:t>TOTAL COSTS</w:t>
            </w:r>
          </w:p>
        </w:tc>
        <w:tc>
          <w:tcPr>
            <w:tcW w:w="1283" w:type="dxa"/>
          </w:tcPr>
          <w:p w14:paraId="511DAD1E" w14:textId="5CFF80A6"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FA5DD46" w14:textId="2648C797"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3A71E225" w14:textId="7978435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3DFD6C79" w14:textId="6B8AF2E5"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11145</w:t>
            </w:r>
          </w:p>
        </w:tc>
        <w:tc>
          <w:tcPr>
            <w:tcW w:w="1134" w:type="dxa"/>
          </w:tcPr>
          <w:p w14:paraId="3E373F4A" w14:textId="71E1FED5"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10815</w:t>
            </w:r>
          </w:p>
        </w:tc>
        <w:tc>
          <w:tcPr>
            <w:tcW w:w="793" w:type="dxa"/>
          </w:tcPr>
          <w:p w14:paraId="6883D1D9" w14:textId="66BFC562"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10508</w:t>
            </w:r>
          </w:p>
        </w:tc>
      </w:tr>
      <w:tr w:rsidR="006144DB" w14:paraId="7B06DE4F"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06E9620" w14:textId="3C314A53" w:rsidR="006144DB" w:rsidRPr="00C04311" w:rsidRDefault="006144DB" w:rsidP="00031728">
            <w:pPr>
              <w:ind w:firstLine="0"/>
              <w:jc w:val="center"/>
            </w:pPr>
            <w:r w:rsidRPr="00031728">
              <w:t>GROSS RETURNS</w:t>
            </w:r>
          </w:p>
        </w:tc>
        <w:tc>
          <w:tcPr>
            <w:tcW w:w="1283" w:type="dxa"/>
          </w:tcPr>
          <w:p w14:paraId="30BF837F" w14:textId="3B38C42D"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7D820B8F" w14:textId="7A8739C0"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543C4D43" w14:textId="15BD931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86CD41E" w14:textId="17C2EBE1"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14096</w:t>
            </w:r>
          </w:p>
        </w:tc>
        <w:tc>
          <w:tcPr>
            <w:tcW w:w="1134" w:type="dxa"/>
          </w:tcPr>
          <w:p w14:paraId="72123A7E" w14:textId="0C53B183"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13554</w:t>
            </w:r>
          </w:p>
        </w:tc>
        <w:tc>
          <w:tcPr>
            <w:tcW w:w="793" w:type="dxa"/>
          </w:tcPr>
          <w:p w14:paraId="405AEB6F" w14:textId="385F6E3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13046</w:t>
            </w:r>
          </w:p>
        </w:tc>
      </w:tr>
      <w:tr w:rsidR="006144DB" w14:paraId="0371D5D5"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A5F6C15" w14:textId="374519D2" w:rsidR="006144DB" w:rsidRPr="00C04311" w:rsidRDefault="006144DB" w:rsidP="00031728">
            <w:pPr>
              <w:ind w:firstLine="0"/>
              <w:jc w:val="center"/>
            </w:pPr>
            <w:r w:rsidRPr="00031728">
              <w:t>RETURNS ABOVE CASH COSTS</w:t>
            </w:r>
          </w:p>
        </w:tc>
        <w:tc>
          <w:tcPr>
            <w:tcW w:w="1283" w:type="dxa"/>
          </w:tcPr>
          <w:p w14:paraId="155C41DC" w14:textId="7FE549A3"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69C259F6" w14:textId="3E2465A5"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4DB72F98" w14:textId="24C1A644"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07A9A779" w14:textId="654CFE73"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8841</w:t>
            </w:r>
          </w:p>
        </w:tc>
        <w:tc>
          <w:tcPr>
            <w:tcW w:w="1134" w:type="dxa"/>
          </w:tcPr>
          <w:p w14:paraId="128A8ADA" w14:textId="43DF5DAA"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8124</w:t>
            </w:r>
          </w:p>
        </w:tc>
        <w:tc>
          <w:tcPr>
            <w:tcW w:w="793" w:type="dxa"/>
          </w:tcPr>
          <w:p w14:paraId="67FD8205" w14:textId="2EEC4BCD"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7452</w:t>
            </w:r>
          </w:p>
        </w:tc>
      </w:tr>
      <w:tr w:rsidR="006144DB" w14:paraId="775B0FBD"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324A937" w14:textId="2C80344E" w:rsidR="006144DB" w:rsidRPr="00C04311" w:rsidRDefault="006144DB" w:rsidP="00031728">
            <w:pPr>
              <w:ind w:firstLine="0"/>
              <w:jc w:val="center"/>
            </w:pPr>
            <w:r w:rsidRPr="00031728">
              <w:t xml:space="preserve">RETURNS ABOVE CASH </w:t>
            </w:r>
            <w:r w:rsidRPr="00031728">
              <w:lastRenderedPageBreak/>
              <w:t>AND NON-CASH COSTS</w:t>
            </w:r>
          </w:p>
        </w:tc>
        <w:tc>
          <w:tcPr>
            <w:tcW w:w="1283" w:type="dxa"/>
          </w:tcPr>
          <w:p w14:paraId="268C142C" w14:textId="2FB4BA46"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lastRenderedPageBreak/>
              <w:t>2002</w:t>
            </w:r>
          </w:p>
        </w:tc>
        <w:tc>
          <w:tcPr>
            <w:tcW w:w="1439" w:type="dxa"/>
          </w:tcPr>
          <w:p w14:paraId="407C977F" w14:textId="0F576360"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452D8D4" w14:textId="3414334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95543E3" w14:textId="10237E32"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7486</w:t>
            </w:r>
          </w:p>
        </w:tc>
        <w:tc>
          <w:tcPr>
            <w:tcW w:w="1134" w:type="dxa"/>
          </w:tcPr>
          <w:p w14:paraId="471A3381" w14:textId="432A4517"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6747</w:t>
            </w:r>
          </w:p>
        </w:tc>
        <w:tc>
          <w:tcPr>
            <w:tcW w:w="793" w:type="dxa"/>
          </w:tcPr>
          <w:p w14:paraId="5336C61C" w14:textId="0614909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6054</w:t>
            </w:r>
          </w:p>
        </w:tc>
      </w:tr>
      <w:tr w:rsidR="006144DB" w14:paraId="6DEC4F69"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AE21CA9" w14:textId="1066B18A" w:rsidR="006144DB" w:rsidRPr="00C04311" w:rsidRDefault="006144DB" w:rsidP="00031728">
            <w:pPr>
              <w:ind w:firstLine="0"/>
              <w:jc w:val="center"/>
            </w:pPr>
            <w:r>
              <w:t xml:space="preserve">         </w:t>
            </w:r>
            <w:r w:rsidRPr="00031728">
              <w:t>NET RETURNS</w:t>
            </w:r>
          </w:p>
        </w:tc>
        <w:tc>
          <w:tcPr>
            <w:tcW w:w="1283" w:type="dxa"/>
          </w:tcPr>
          <w:p w14:paraId="6AD41E96" w14:textId="0F4409C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7F727208" w14:textId="66EE9B99"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2752929C" w14:textId="0600FE72"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5CF408B" w14:textId="0176B048"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2951</w:t>
            </w:r>
          </w:p>
        </w:tc>
        <w:tc>
          <w:tcPr>
            <w:tcW w:w="1134" w:type="dxa"/>
          </w:tcPr>
          <w:p w14:paraId="1AEBCE1E" w14:textId="26FE491C"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2739</w:t>
            </w:r>
          </w:p>
        </w:tc>
        <w:tc>
          <w:tcPr>
            <w:tcW w:w="793" w:type="dxa"/>
          </w:tcPr>
          <w:p w14:paraId="634F2286" w14:textId="5115BCE7"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2538</w:t>
            </w:r>
          </w:p>
        </w:tc>
      </w:tr>
      <w:tr w:rsidR="006144DB" w14:paraId="45D930BD"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F6C304C" w14:textId="1B4CFAA3" w:rsidR="006144DB" w:rsidRPr="00C04311" w:rsidRDefault="006144DB" w:rsidP="00031728">
            <w:pPr>
              <w:ind w:firstLine="0"/>
              <w:jc w:val="center"/>
            </w:pPr>
            <w:r w:rsidRPr="00031728">
              <w:t>NET PROFIT-COST RATIO</w:t>
            </w:r>
          </w:p>
        </w:tc>
        <w:tc>
          <w:tcPr>
            <w:tcW w:w="1283" w:type="dxa"/>
          </w:tcPr>
          <w:p w14:paraId="1576F9D5" w14:textId="2F0BDF30"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485B16B" w14:textId="66A650C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0388F5F" w14:textId="6F2E1D59"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74E11197" w14:textId="78E763CC"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0.26</w:t>
            </w:r>
          </w:p>
        </w:tc>
        <w:tc>
          <w:tcPr>
            <w:tcW w:w="1134" w:type="dxa"/>
          </w:tcPr>
          <w:p w14:paraId="796CC523" w14:textId="78FCBC7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0.25</w:t>
            </w:r>
          </w:p>
        </w:tc>
        <w:tc>
          <w:tcPr>
            <w:tcW w:w="793" w:type="dxa"/>
          </w:tcPr>
          <w:p w14:paraId="5CD3D682" w14:textId="02E22888"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0.24</w:t>
            </w:r>
          </w:p>
        </w:tc>
      </w:tr>
      <w:tr w:rsidR="006144DB" w14:paraId="4AA062DE"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342920E" w14:textId="35E93A2D" w:rsidR="006144DB" w:rsidRPr="00C04311" w:rsidRDefault="006144DB" w:rsidP="00031728">
            <w:pPr>
              <w:ind w:firstLine="0"/>
              <w:jc w:val="center"/>
            </w:pPr>
            <w:r w:rsidRPr="00031728">
              <w:t>Cost per kilogram (pesos)</w:t>
            </w:r>
          </w:p>
        </w:tc>
        <w:tc>
          <w:tcPr>
            <w:tcW w:w="1283" w:type="dxa"/>
          </w:tcPr>
          <w:p w14:paraId="10C22DFC" w14:textId="7D6CC025"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0BEA0851" w14:textId="105B11A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3FE8FB56" w14:textId="5728D98A"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67FEF30C" w14:textId="080533D8"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5.59</w:t>
            </w:r>
          </w:p>
        </w:tc>
        <w:tc>
          <w:tcPr>
            <w:tcW w:w="1134" w:type="dxa"/>
          </w:tcPr>
          <w:p w14:paraId="3ABF0746" w14:textId="5E58C37F" w:rsidR="006144DB" w:rsidRP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rsidRPr="006144DB">
              <w:t>5.65</w:t>
            </w:r>
            <w:r>
              <w:t xml:space="preserve">  </w:t>
            </w:r>
          </w:p>
        </w:tc>
        <w:tc>
          <w:tcPr>
            <w:tcW w:w="793" w:type="dxa"/>
          </w:tcPr>
          <w:p w14:paraId="4D86E231" w14:textId="37A22685"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5.7</w:t>
            </w:r>
          </w:p>
        </w:tc>
      </w:tr>
      <w:tr w:rsidR="006144DB" w14:paraId="2892BE5E"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270AAA1" w14:textId="3F758E91" w:rsidR="006144DB" w:rsidRPr="00C04311" w:rsidRDefault="006144DB" w:rsidP="00031728">
            <w:pPr>
              <w:ind w:firstLine="0"/>
              <w:jc w:val="center"/>
            </w:pPr>
            <w:r w:rsidRPr="00031728">
              <w:t>Yield per hectare (kg)</w:t>
            </w:r>
          </w:p>
        </w:tc>
        <w:tc>
          <w:tcPr>
            <w:tcW w:w="1283" w:type="dxa"/>
          </w:tcPr>
          <w:p w14:paraId="1153A100" w14:textId="33D7A983"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474EC505" w14:textId="046AD3F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12446A26" w14:textId="552E66DD"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65A8E0C2" w14:textId="4793ED75"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1994</w:t>
            </w:r>
          </w:p>
        </w:tc>
        <w:tc>
          <w:tcPr>
            <w:tcW w:w="1134" w:type="dxa"/>
          </w:tcPr>
          <w:p w14:paraId="1AC37215" w14:textId="7C74B075"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1915</w:t>
            </w:r>
          </w:p>
        </w:tc>
        <w:tc>
          <w:tcPr>
            <w:tcW w:w="793" w:type="dxa"/>
          </w:tcPr>
          <w:p w14:paraId="56FC4FEB" w14:textId="30344FB5"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1842</w:t>
            </w:r>
          </w:p>
        </w:tc>
      </w:tr>
      <w:tr w:rsidR="006144DB" w14:paraId="2FF9DEA6"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31B22950" w14:textId="62604D60" w:rsidR="006144DB" w:rsidRPr="00031728" w:rsidRDefault="006144DB" w:rsidP="00031728">
            <w:pPr>
              <w:ind w:firstLine="0"/>
              <w:jc w:val="center"/>
            </w:pPr>
            <w:r w:rsidRPr="00031728">
              <w:t>Farmgate price (pesos/kg)</w:t>
            </w:r>
          </w:p>
        </w:tc>
        <w:tc>
          <w:tcPr>
            <w:tcW w:w="1283" w:type="dxa"/>
          </w:tcPr>
          <w:p w14:paraId="4A869677" w14:textId="5402051F"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1AE7A4E7" w14:textId="50543BCA"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0168A3D1" w14:textId="702CFD0E"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266130DD" w14:textId="58888F82"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7.07</w:t>
            </w:r>
          </w:p>
        </w:tc>
        <w:tc>
          <w:tcPr>
            <w:tcW w:w="1134" w:type="dxa"/>
          </w:tcPr>
          <w:p w14:paraId="799C6101" w14:textId="47A24838"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7.08</w:t>
            </w:r>
          </w:p>
        </w:tc>
        <w:tc>
          <w:tcPr>
            <w:tcW w:w="793" w:type="dxa"/>
          </w:tcPr>
          <w:p w14:paraId="7F425D15" w14:textId="6514060A"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7.08</w:t>
            </w:r>
          </w:p>
        </w:tc>
      </w:tr>
      <w:tr w:rsidR="006144DB" w14:paraId="090524CB"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0EEAF146" w14:textId="3FBBF063" w:rsidR="006144DB" w:rsidRPr="00031728" w:rsidRDefault="006144DB" w:rsidP="00031728">
            <w:pPr>
              <w:ind w:firstLine="0"/>
              <w:jc w:val="center"/>
            </w:pPr>
            <w:r w:rsidRPr="00031728">
              <w:t>Population</w:t>
            </w:r>
          </w:p>
        </w:tc>
        <w:tc>
          <w:tcPr>
            <w:tcW w:w="1283" w:type="dxa"/>
          </w:tcPr>
          <w:p w14:paraId="4C42CC9A" w14:textId="502065ED"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6636C638" w14:textId="28472428"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09A3D9E6" w14:textId="2B761D39"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6DEAF7A3" w14:textId="582A7D7F"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81285572</w:t>
            </w:r>
          </w:p>
        </w:tc>
        <w:tc>
          <w:tcPr>
            <w:tcW w:w="1134" w:type="dxa"/>
          </w:tcPr>
          <w:p w14:paraId="6A2B130F" w14:textId="5A08730D"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81285572</w:t>
            </w:r>
          </w:p>
        </w:tc>
        <w:tc>
          <w:tcPr>
            <w:tcW w:w="793" w:type="dxa"/>
          </w:tcPr>
          <w:p w14:paraId="1187278E" w14:textId="3F9811BB"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81285572</w:t>
            </w:r>
          </w:p>
        </w:tc>
      </w:tr>
      <w:tr w:rsidR="006144DB" w14:paraId="7E42BB77" w14:textId="77777777"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06629255" w14:textId="4DE4A9A0" w:rsidR="006144DB" w:rsidRPr="00031728" w:rsidRDefault="006144DB" w:rsidP="00031728">
            <w:pPr>
              <w:ind w:firstLine="0"/>
              <w:jc w:val="center"/>
            </w:pPr>
            <w:r w:rsidRPr="00031728">
              <w:t>Annual % Change</w:t>
            </w:r>
          </w:p>
        </w:tc>
        <w:tc>
          <w:tcPr>
            <w:tcW w:w="1283" w:type="dxa"/>
          </w:tcPr>
          <w:p w14:paraId="3023E4D3" w14:textId="6294C97D"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0E948526" w14:textId="39B00105"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F3E5D93" w14:textId="6D4BCC5A"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r>
              <w:t>Corn</w:t>
            </w:r>
          </w:p>
        </w:tc>
        <w:tc>
          <w:tcPr>
            <w:tcW w:w="850" w:type="dxa"/>
          </w:tcPr>
          <w:p w14:paraId="1698D4A7" w14:textId="06A7820C"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2.08</w:t>
            </w:r>
          </w:p>
        </w:tc>
        <w:tc>
          <w:tcPr>
            <w:tcW w:w="1134" w:type="dxa"/>
          </w:tcPr>
          <w:p w14:paraId="0022D513" w14:textId="428157E8"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2.08</w:t>
            </w:r>
          </w:p>
        </w:tc>
        <w:tc>
          <w:tcPr>
            <w:tcW w:w="793" w:type="dxa"/>
          </w:tcPr>
          <w:p w14:paraId="5354FB8A" w14:textId="67A27A0F" w:rsidR="006144DB" w:rsidRDefault="003A17AC" w:rsidP="00031728">
            <w:pPr>
              <w:ind w:firstLine="0"/>
              <w:jc w:val="center"/>
              <w:cnfStyle w:val="000000000000" w:firstRow="0" w:lastRow="0" w:firstColumn="0" w:lastColumn="0" w:oddVBand="0" w:evenVBand="0" w:oddHBand="0" w:evenHBand="0" w:firstRowFirstColumn="0" w:firstRowLastColumn="0" w:lastRowFirstColumn="0" w:lastRowLastColumn="0"/>
            </w:pPr>
            <w:r w:rsidRPr="003A17AC">
              <w:t>2.08</w:t>
            </w:r>
          </w:p>
        </w:tc>
      </w:tr>
      <w:tr w:rsidR="006144DB" w:rsidRPr="000C49E6" w14:paraId="647CEA3C" w14:textId="64C4D38A" w:rsidTr="006144DB">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E5CF401" w14:textId="77777777" w:rsidR="006144DB" w:rsidRDefault="006144DB" w:rsidP="00031728">
            <w:pPr>
              <w:ind w:firstLine="0"/>
              <w:jc w:val="center"/>
            </w:pPr>
            <w:r>
              <w:t>Total</w:t>
            </w:r>
          </w:p>
        </w:tc>
        <w:tc>
          <w:tcPr>
            <w:tcW w:w="1283" w:type="dxa"/>
          </w:tcPr>
          <w:p w14:paraId="790CCCCD" w14:textId="77777777"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p>
        </w:tc>
        <w:tc>
          <w:tcPr>
            <w:tcW w:w="1439" w:type="dxa"/>
          </w:tcPr>
          <w:p w14:paraId="6F09961D" w14:textId="6C0E3B7B" w:rsidR="006144DB"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2DB71A69" w14:textId="71AF9BF8" w:rsidR="006144DB" w:rsidRPr="000C49E6"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850" w:type="dxa"/>
          </w:tcPr>
          <w:p w14:paraId="0F446D09" w14:textId="77777777" w:rsidR="006144DB" w:rsidRPr="000C49E6"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1134" w:type="dxa"/>
          </w:tcPr>
          <w:p w14:paraId="2792DAB5" w14:textId="77777777" w:rsidR="006144DB" w:rsidRPr="000C49E6"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793" w:type="dxa"/>
          </w:tcPr>
          <w:p w14:paraId="6DF4375C" w14:textId="77777777" w:rsidR="006144DB" w:rsidRPr="000C49E6" w:rsidRDefault="006144DB" w:rsidP="00031728">
            <w:pPr>
              <w:ind w:firstLine="0"/>
              <w:jc w:val="center"/>
              <w:cnfStyle w:val="000000000000" w:firstRow="0" w:lastRow="0" w:firstColumn="0" w:lastColumn="0" w:oddVBand="0" w:evenVBand="0" w:oddHBand="0" w:evenHBand="0" w:firstRowFirstColumn="0" w:firstRowLastColumn="0" w:lastRowFirstColumn="0" w:lastRowLastColumn="0"/>
              <w:rPr>
                <w:b/>
                <w:bCs/>
              </w:rPr>
            </w:pPr>
          </w:p>
        </w:tc>
      </w:tr>
    </w:tbl>
    <w:p w14:paraId="4BD52DCB" w14:textId="77777777" w:rsidR="006144DB" w:rsidRDefault="006144DB" w:rsidP="003A17AC">
      <w:pPr>
        <w:ind w:firstLine="0"/>
      </w:pPr>
    </w:p>
    <w:p w14:paraId="4E616293" w14:textId="28B67CEE" w:rsidR="006144DB" w:rsidRPr="00B71F61" w:rsidRDefault="00D3454B" w:rsidP="00B71F61">
      <w:r w:rsidRPr="00D3454B">
        <w:t>This table provides information on cost, return</w:t>
      </w:r>
      <w:r>
        <w:t>,</w:t>
      </w:r>
      <w:r w:rsidRPr="00D3454B">
        <w:t xml:space="preserve"> and other economic aspects regarding the production of corn in </w:t>
      </w:r>
      <w:r>
        <w:t>the </w:t>
      </w:r>
      <w:r w:rsidRPr="00D3454B">
        <w:t>Philippines for 2002 based on seasons such as dry, average</w:t>
      </w:r>
      <w:r>
        <w:t>,</w:t>
      </w:r>
      <w:r w:rsidRPr="00D3454B">
        <w:t xml:space="preserve"> and wet</w:t>
      </w:r>
      <w:r>
        <w:t>,</w:t>
      </w:r>
      <w:r w:rsidRPr="00D3454B">
        <w:t xml:space="preserve"> </w:t>
      </w:r>
      <w:r>
        <w:t>following the other features</w:t>
      </w:r>
      <w:r w:rsidRPr="00D3454B">
        <w:t>. This table gives the summary of cost and return analysis of corn production in the Philippines for the year 2002 during the three seasons, namely Dry, Average, and Wet.</w:t>
      </w:r>
    </w:p>
    <w:p w14:paraId="04926BB1" w14:textId="7245F97C" w:rsidR="00B71F61" w:rsidRDefault="00B71F61" w:rsidP="00B71F61">
      <w:pPr>
        <w:pStyle w:val="Caption"/>
      </w:pPr>
      <w:bookmarkStart w:id="81" w:name="_Toc183076575"/>
      <w:r>
        <w:t xml:space="preserve">Table </w:t>
      </w:r>
      <w:r>
        <w:fldChar w:fldCharType="begin"/>
      </w:r>
      <w:r>
        <w:instrText xml:space="preserve"> SEQ Table \* ARABIC </w:instrText>
      </w:r>
      <w:r>
        <w:fldChar w:fldCharType="separate"/>
      </w:r>
      <w:r>
        <w:rPr>
          <w:noProof/>
        </w:rPr>
        <w:t>2</w:t>
      </w:r>
      <w:r>
        <w:fldChar w:fldCharType="end"/>
      </w:r>
      <w:r>
        <w:t xml:space="preserve"> </w:t>
      </w:r>
      <w:r>
        <w:br/>
      </w:r>
      <w:r w:rsidRPr="00B71F61">
        <w:rPr>
          <w:b w:val="0"/>
          <w:bCs w:val="0"/>
          <w:i/>
          <w:iCs w:val="0"/>
        </w:rPr>
        <w:t>Summary of Data Collection of Rice</w:t>
      </w:r>
      <w:bookmarkEnd w:id="81"/>
    </w:p>
    <w:tbl>
      <w:tblPr>
        <w:tblStyle w:val="ListTable6Colorful"/>
        <w:tblW w:w="8414" w:type="dxa"/>
        <w:tblInd w:w="-108" w:type="dxa"/>
        <w:tblLayout w:type="fixed"/>
        <w:tblLook w:val="06A0" w:firstRow="1" w:lastRow="0" w:firstColumn="1" w:lastColumn="0" w:noHBand="1" w:noVBand="1"/>
      </w:tblPr>
      <w:tblGrid>
        <w:gridCol w:w="1355"/>
        <w:gridCol w:w="1283"/>
        <w:gridCol w:w="1439"/>
        <w:gridCol w:w="1560"/>
        <w:gridCol w:w="850"/>
        <w:gridCol w:w="992"/>
        <w:gridCol w:w="935"/>
      </w:tblGrid>
      <w:tr w:rsidR="006144DB" w14:paraId="6F43341D" w14:textId="77777777" w:rsidTr="00CE637E">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5" w:type="dxa"/>
          </w:tcPr>
          <w:p w14:paraId="4AB21428" w14:textId="77777777" w:rsidR="006144DB" w:rsidRDefault="006144DB" w:rsidP="00CE637E">
            <w:pPr>
              <w:spacing w:before="0" w:line="480" w:lineRule="auto"/>
              <w:ind w:firstLine="0"/>
              <w:jc w:val="center"/>
            </w:pPr>
            <w:r>
              <w:t>Features</w:t>
            </w:r>
          </w:p>
        </w:tc>
        <w:tc>
          <w:tcPr>
            <w:tcW w:w="1283" w:type="dxa"/>
          </w:tcPr>
          <w:p w14:paraId="2CBC2C2F" w14:textId="77777777" w:rsidR="006144DB" w:rsidRDefault="006144DB" w:rsidP="00CE637E">
            <w:pPr>
              <w:spacing w:before="0"/>
              <w:ind w:firstLine="0"/>
              <w:jc w:val="center"/>
              <w:cnfStyle w:val="100000000000" w:firstRow="1" w:lastRow="0" w:firstColumn="0" w:lastColumn="0" w:oddVBand="0" w:evenVBand="0" w:oddHBand="0" w:evenHBand="0" w:firstRowFirstColumn="0" w:firstRowLastColumn="0" w:lastRowFirstColumn="0" w:lastRowLastColumn="0"/>
            </w:pPr>
            <w:r>
              <w:t>Year</w:t>
            </w:r>
          </w:p>
        </w:tc>
        <w:tc>
          <w:tcPr>
            <w:tcW w:w="1439" w:type="dxa"/>
          </w:tcPr>
          <w:p w14:paraId="49F7BEE5" w14:textId="77777777" w:rsidR="006144DB" w:rsidRDefault="006144DB" w:rsidP="00CE637E">
            <w:pPr>
              <w:spacing w:before="0" w:line="480" w:lineRule="auto"/>
              <w:ind w:firstLine="0"/>
              <w:jc w:val="center"/>
              <w:cnfStyle w:val="100000000000" w:firstRow="1" w:lastRow="0" w:firstColumn="0" w:lastColumn="0" w:oddVBand="0" w:evenVBand="0" w:oddHBand="0" w:evenHBand="0" w:firstRowFirstColumn="0" w:firstRowLastColumn="0" w:lastRowFirstColumn="0" w:lastRowLastColumn="0"/>
            </w:pPr>
            <w:r>
              <w:t>Geolocation</w:t>
            </w:r>
          </w:p>
        </w:tc>
        <w:tc>
          <w:tcPr>
            <w:tcW w:w="1560" w:type="dxa"/>
          </w:tcPr>
          <w:p w14:paraId="40633D65" w14:textId="77777777" w:rsidR="006144DB" w:rsidRDefault="006144DB" w:rsidP="00CE637E">
            <w:pPr>
              <w:spacing w:before="0" w:line="480" w:lineRule="auto"/>
              <w:ind w:firstLine="0"/>
              <w:jc w:val="center"/>
              <w:cnfStyle w:val="100000000000" w:firstRow="1" w:lastRow="0" w:firstColumn="0" w:lastColumn="0" w:oddVBand="0" w:evenVBand="0" w:oddHBand="0" w:evenHBand="0" w:firstRowFirstColumn="0" w:firstRowLastColumn="0" w:lastRowFirstColumn="0" w:lastRowLastColumn="0"/>
            </w:pPr>
            <w:r>
              <w:t>Type of Crops</w:t>
            </w:r>
          </w:p>
        </w:tc>
        <w:tc>
          <w:tcPr>
            <w:tcW w:w="2777" w:type="dxa"/>
            <w:gridSpan w:val="3"/>
          </w:tcPr>
          <w:p w14:paraId="3A371C3D" w14:textId="77777777" w:rsidR="006144DB" w:rsidRDefault="006144DB" w:rsidP="00CE637E">
            <w:pPr>
              <w:spacing w:before="0"/>
              <w:ind w:firstLine="0"/>
              <w:jc w:val="center"/>
              <w:cnfStyle w:val="100000000000" w:firstRow="1" w:lastRow="0" w:firstColumn="0" w:lastColumn="0" w:oddVBand="0" w:evenVBand="0" w:oddHBand="0" w:evenHBand="0" w:firstRowFirstColumn="0" w:firstRowLastColumn="0" w:lastRowFirstColumn="0" w:lastRowLastColumn="0"/>
            </w:pPr>
            <w:r>
              <w:t>Season</w:t>
            </w:r>
          </w:p>
        </w:tc>
      </w:tr>
      <w:tr w:rsidR="006144DB" w14:paraId="796E8400" w14:textId="77777777" w:rsidTr="00B565C7">
        <w:trPr>
          <w:trHeight w:val="675"/>
        </w:trPr>
        <w:tc>
          <w:tcPr>
            <w:cnfStyle w:val="001000000000" w:firstRow="0" w:lastRow="0" w:firstColumn="1" w:lastColumn="0" w:oddVBand="0" w:evenVBand="0" w:oddHBand="0" w:evenHBand="0" w:firstRowFirstColumn="0" w:firstRowLastColumn="0" w:lastRowFirstColumn="0" w:lastRowLastColumn="0"/>
            <w:tcW w:w="1355" w:type="dxa"/>
          </w:tcPr>
          <w:p w14:paraId="00332238" w14:textId="77777777" w:rsidR="006144DB" w:rsidRDefault="006144DB" w:rsidP="00CE637E">
            <w:pPr>
              <w:spacing w:line="480" w:lineRule="auto"/>
              <w:ind w:firstLine="0"/>
              <w:jc w:val="center"/>
            </w:pPr>
          </w:p>
        </w:tc>
        <w:tc>
          <w:tcPr>
            <w:tcW w:w="1283" w:type="dxa"/>
          </w:tcPr>
          <w:p w14:paraId="44B45E30"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p>
        </w:tc>
        <w:tc>
          <w:tcPr>
            <w:tcW w:w="1439" w:type="dxa"/>
          </w:tcPr>
          <w:p w14:paraId="568E38D8" w14:textId="77777777" w:rsidR="006144DB" w:rsidRDefault="006144DB" w:rsidP="00CE637E">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2927A3CA" w14:textId="77777777" w:rsidR="006144DB" w:rsidRPr="00017158" w:rsidRDefault="006144DB" w:rsidP="00CE637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850" w:type="dxa"/>
          </w:tcPr>
          <w:p w14:paraId="70C356BE"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Dry</w:t>
            </w:r>
          </w:p>
        </w:tc>
        <w:tc>
          <w:tcPr>
            <w:tcW w:w="992" w:type="dxa"/>
          </w:tcPr>
          <w:p w14:paraId="10E3B97A"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Average</w:t>
            </w:r>
          </w:p>
        </w:tc>
        <w:tc>
          <w:tcPr>
            <w:tcW w:w="935" w:type="dxa"/>
          </w:tcPr>
          <w:p w14:paraId="0B4F39F1"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r>
              <w:rPr>
                <w:b/>
                <w:bCs/>
              </w:rPr>
              <w:t>Wet</w:t>
            </w:r>
          </w:p>
        </w:tc>
      </w:tr>
      <w:tr w:rsidR="006144DB" w14:paraId="506FC3B6" w14:textId="77777777" w:rsidTr="00B565C7">
        <w:trPr>
          <w:trHeight w:val="999"/>
        </w:trPr>
        <w:tc>
          <w:tcPr>
            <w:cnfStyle w:val="001000000000" w:firstRow="0" w:lastRow="0" w:firstColumn="1" w:lastColumn="0" w:oddVBand="0" w:evenVBand="0" w:oddHBand="0" w:evenHBand="0" w:firstRowFirstColumn="0" w:firstRowLastColumn="0" w:lastRowFirstColumn="0" w:lastRowLastColumn="0"/>
            <w:tcW w:w="1355" w:type="dxa"/>
          </w:tcPr>
          <w:p w14:paraId="1FCAEFB5" w14:textId="77777777" w:rsidR="006144DB" w:rsidRDefault="006144DB" w:rsidP="00CE637E">
            <w:pPr>
              <w:spacing w:line="480" w:lineRule="auto"/>
              <w:ind w:firstLine="0"/>
              <w:jc w:val="center"/>
            </w:pPr>
            <w:r w:rsidRPr="00C04311">
              <w:t>CASH COSTS</w:t>
            </w:r>
          </w:p>
        </w:tc>
        <w:tc>
          <w:tcPr>
            <w:tcW w:w="1283" w:type="dxa"/>
          </w:tcPr>
          <w:p w14:paraId="475AC866"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00C6BC23" w14:textId="77777777" w:rsidR="006144DB" w:rsidRDefault="006144DB" w:rsidP="00CE637E">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32C3E57" w14:textId="0A983858" w:rsidR="006144DB" w:rsidRDefault="006144DB" w:rsidP="00CE637E">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33606F37" w14:textId="03086FB2"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9106</w:t>
            </w:r>
          </w:p>
        </w:tc>
        <w:tc>
          <w:tcPr>
            <w:tcW w:w="992" w:type="dxa"/>
          </w:tcPr>
          <w:p w14:paraId="15976D98" w14:textId="638EF24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9325</w:t>
            </w:r>
          </w:p>
        </w:tc>
        <w:tc>
          <w:tcPr>
            <w:tcW w:w="935" w:type="dxa"/>
          </w:tcPr>
          <w:p w14:paraId="6D54272C" w14:textId="19133708"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9549</w:t>
            </w:r>
          </w:p>
        </w:tc>
      </w:tr>
      <w:tr w:rsidR="006144DB" w14:paraId="2BA51216"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6AB3F95A" w14:textId="77777777" w:rsidR="006144DB" w:rsidRDefault="006144DB" w:rsidP="00CE637E">
            <w:pPr>
              <w:spacing w:line="480" w:lineRule="auto"/>
              <w:ind w:firstLine="0"/>
              <w:jc w:val="center"/>
            </w:pPr>
            <w:r w:rsidRPr="00C04311">
              <w:lastRenderedPageBreak/>
              <w:t>NON-CASH COSTS</w:t>
            </w:r>
          </w:p>
        </w:tc>
        <w:tc>
          <w:tcPr>
            <w:tcW w:w="1283" w:type="dxa"/>
          </w:tcPr>
          <w:p w14:paraId="1571E28A"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4D0C90BD" w14:textId="77777777" w:rsidR="006144DB" w:rsidRDefault="006144DB" w:rsidP="00CE637E">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6197CDF" w14:textId="72E26FEC" w:rsidR="006144DB" w:rsidRDefault="006144DB" w:rsidP="00CE637E">
            <w:pPr>
              <w:spacing w:line="480" w:lineRule="auto"/>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4AD86B86" w14:textId="05663D8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6982</w:t>
            </w:r>
          </w:p>
        </w:tc>
        <w:tc>
          <w:tcPr>
            <w:tcW w:w="992" w:type="dxa"/>
          </w:tcPr>
          <w:p w14:paraId="6BA1DEE6" w14:textId="5EB9BE75"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6964</w:t>
            </w:r>
          </w:p>
        </w:tc>
        <w:tc>
          <w:tcPr>
            <w:tcW w:w="935" w:type="dxa"/>
          </w:tcPr>
          <w:p w14:paraId="3BF11AFC" w14:textId="5B96C7EB"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6946</w:t>
            </w:r>
          </w:p>
        </w:tc>
      </w:tr>
      <w:tr w:rsidR="006144DB" w14:paraId="1FFCF735"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76B395FA" w14:textId="77777777" w:rsidR="006144DB" w:rsidRPr="00C04311" w:rsidRDefault="006144DB" w:rsidP="00CE637E">
            <w:pPr>
              <w:ind w:firstLine="0"/>
              <w:jc w:val="center"/>
            </w:pPr>
            <w:r w:rsidRPr="00031728">
              <w:t>IMPUTED COSTS</w:t>
            </w:r>
          </w:p>
        </w:tc>
        <w:tc>
          <w:tcPr>
            <w:tcW w:w="1283" w:type="dxa"/>
          </w:tcPr>
          <w:p w14:paraId="628D9CAB"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6DC027E8"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FC7DCAC" w14:textId="73EC979C"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3169BA2E" w14:textId="3CE7B645"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5466</w:t>
            </w:r>
          </w:p>
        </w:tc>
        <w:tc>
          <w:tcPr>
            <w:tcW w:w="992" w:type="dxa"/>
          </w:tcPr>
          <w:p w14:paraId="40184EC1" w14:textId="3EF0DA9E"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5068</w:t>
            </w:r>
          </w:p>
        </w:tc>
        <w:tc>
          <w:tcPr>
            <w:tcW w:w="935" w:type="dxa"/>
          </w:tcPr>
          <w:p w14:paraId="7F9205FF" w14:textId="0E15433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4667</w:t>
            </w:r>
          </w:p>
        </w:tc>
      </w:tr>
      <w:tr w:rsidR="006144DB" w14:paraId="78098071"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46A47190" w14:textId="77777777" w:rsidR="006144DB" w:rsidRPr="00C04311" w:rsidRDefault="006144DB" w:rsidP="00CE637E">
            <w:pPr>
              <w:ind w:firstLine="0"/>
              <w:jc w:val="center"/>
            </w:pPr>
            <w:r w:rsidRPr="00031728">
              <w:t>TOTAL COSTS</w:t>
            </w:r>
          </w:p>
        </w:tc>
        <w:tc>
          <w:tcPr>
            <w:tcW w:w="1283" w:type="dxa"/>
          </w:tcPr>
          <w:p w14:paraId="2DA57BD4"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408C37AD"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5E40C282" w14:textId="568124A5"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7572ED2F" w14:textId="68589D88"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21554</w:t>
            </w:r>
          </w:p>
        </w:tc>
        <w:tc>
          <w:tcPr>
            <w:tcW w:w="992" w:type="dxa"/>
          </w:tcPr>
          <w:p w14:paraId="55021CDC" w14:textId="1B7DA9B3"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21357</w:t>
            </w:r>
          </w:p>
        </w:tc>
        <w:tc>
          <w:tcPr>
            <w:tcW w:w="935" w:type="dxa"/>
          </w:tcPr>
          <w:p w14:paraId="4D19F645" w14:textId="364A8CC4"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21162</w:t>
            </w:r>
          </w:p>
        </w:tc>
      </w:tr>
      <w:tr w:rsidR="006144DB" w14:paraId="3CE49928"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F9164EA" w14:textId="77777777" w:rsidR="006144DB" w:rsidRPr="00C04311" w:rsidRDefault="006144DB" w:rsidP="00CE637E">
            <w:pPr>
              <w:ind w:firstLine="0"/>
              <w:jc w:val="center"/>
            </w:pPr>
            <w:r w:rsidRPr="00031728">
              <w:t>GROSS RETURNS</w:t>
            </w:r>
          </w:p>
        </w:tc>
        <w:tc>
          <w:tcPr>
            <w:tcW w:w="1283" w:type="dxa"/>
          </w:tcPr>
          <w:p w14:paraId="27D93435"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2B4AEDE"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8A55DC7" w14:textId="3367BA3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7B0B810B" w14:textId="4F8AA59B"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27394</w:t>
            </w:r>
          </w:p>
        </w:tc>
        <w:tc>
          <w:tcPr>
            <w:tcW w:w="992" w:type="dxa"/>
          </w:tcPr>
          <w:p w14:paraId="0362769D" w14:textId="17F56F2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27483</w:t>
            </w:r>
          </w:p>
        </w:tc>
        <w:tc>
          <w:tcPr>
            <w:tcW w:w="935" w:type="dxa"/>
          </w:tcPr>
          <w:p w14:paraId="736D22FF" w14:textId="2BDC3959"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27573</w:t>
            </w:r>
          </w:p>
        </w:tc>
      </w:tr>
      <w:tr w:rsidR="006144DB" w14:paraId="24C6186A"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28D46B93" w14:textId="77777777" w:rsidR="006144DB" w:rsidRPr="00C04311" w:rsidRDefault="006144DB" w:rsidP="00CE637E">
            <w:pPr>
              <w:ind w:firstLine="0"/>
              <w:jc w:val="center"/>
            </w:pPr>
            <w:r w:rsidRPr="00031728">
              <w:t>RETURNS ABOVE CASH COSTS</w:t>
            </w:r>
          </w:p>
        </w:tc>
        <w:tc>
          <w:tcPr>
            <w:tcW w:w="1283" w:type="dxa"/>
          </w:tcPr>
          <w:p w14:paraId="782FAA49"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57A4A216"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1EB11AA" w14:textId="2D5F9584"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12118146" w14:textId="3636F0E9"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18288</w:t>
            </w:r>
          </w:p>
        </w:tc>
        <w:tc>
          <w:tcPr>
            <w:tcW w:w="992" w:type="dxa"/>
          </w:tcPr>
          <w:p w14:paraId="44991E17" w14:textId="3393FDD6"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18158</w:t>
            </w:r>
          </w:p>
        </w:tc>
        <w:tc>
          <w:tcPr>
            <w:tcW w:w="935" w:type="dxa"/>
          </w:tcPr>
          <w:p w14:paraId="41243305" w14:textId="72BBEB53"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18024</w:t>
            </w:r>
          </w:p>
        </w:tc>
      </w:tr>
      <w:tr w:rsidR="006144DB" w14:paraId="74B05051"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EA36CED" w14:textId="77777777" w:rsidR="006144DB" w:rsidRPr="00C04311" w:rsidRDefault="006144DB" w:rsidP="00CE637E">
            <w:pPr>
              <w:ind w:firstLine="0"/>
              <w:jc w:val="center"/>
            </w:pPr>
            <w:r w:rsidRPr="00031728">
              <w:t>RETURNS ABOVE CASH AND NON-CASH COSTS</w:t>
            </w:r>
          </w:p>
        </w:tc>
        <w:tc>
          <w:tcPr>
            <w:tcW w:w="1283" w:type="dxa"/>
          </w:tcPr>
          <w:p w14:paraId="3E96B8CF"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73CA894"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2D1C0544" w14:textId="46F7B202"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2702D0D4" w14:textId="455AA573"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11306</w:t>
            </w:r>
          </w:p>
        </w:tc>
        <w:tc>
          <w:tcPr>
            <w:tcW w:w="992" w:type="dxa"/>
          </w:tcPr>
          <w:p w14:paraId="321227AA" w14:textId="2B0801BB"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11194</w:t>
            </w:r>
          </w:p>
        </w:tc>
        <w:tc>
          <w:tcPr>
            <w:tcW w:w="935" w:type="dxa"/>
          </w:tcPr>
          <w:p w14:paraId="7D8865A4" w14:textId="3E6F388D"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11078</w:t>
            </w:r>
          </w:p>
        </w:tc>
      </w:tr>
      <w:tr w:rsidR="006144DB" w14:paraId="770D23CC"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2B062A7D" w14:textId="77777777" w:rsidR="006144DB" w:rsidRPr="00C04311" w:rsidRDefault="006144DB" w:rsidP="00CE637E">
            <w:pPr>
              <w:ind w:firstLine="0"/>
              <w:jc w:val="center"/>
            </w:pPr>
            <w:r w:rsidRPr="00031728">
              <w:t>NET RETURNS</w:t>
            </w:r>
          </w:p>
        </w:tc>
        <w:tc>
          <w:tcPr>
            <w:tcW w:w="1283" w:type="dxa"/>
          </w:tcPr>
          <w:p w14:paraId="2698C904"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4E645C7E"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7B3D36E5" w14:textId="2774D464"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766FE952" w14:textId="7188535D"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5840</w:t>
            </w:r>
          </w:p>
        </w:tc>
        <w:tc>
          <w:tcPr>
            <w:tcW w:w="992" w:type="dxa"/>
          </w:tcPr>
          <w:p w14:paraId="3E56F1FD" w14:textId="30732C62"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6126</w:t>
            </w:r>
          </w:p>
        </w:tc>
        <w:tc>
          <w:tcPr>
            <w:tcW w:w="935" w:type="dxa"/>
          </w:tcPr>
          <w:p w14:paraId="288E52D9" w14:textId="096955B0"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6411</w:t>
            </w:r>
          </w:p>
        </w:tc>
      </w:tr>
      <w:tr w:rsidR="006144DB" w14:paraId="2AECDFE5"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4E234890" w14:textId="77777777" w:rsidR="006144DB" w:rsidRPr="00C04311" w:rsidRDefault="006144DB" w:rsidP="00CE637E">
            <w:pPr>
              <w:ind w:firstLine="0"/>
              <w:jc w:val="center"/>
            </w:pPr>
            <w:r w:rsidRPr="00031728">
              <w:t>NET PROFIT-COST RATIO</w:t>
            </w:r>
          </w:p>
        </w:tc>
        <w:tc>
          <w:tcPr>
            <w:tcW w:w="1283" w:type="dxa"/>
          </w:tcPr>
          <w:p w14:paraId="3AA3951A"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09BE9A7"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85F7206" w14:textId="4804B5C0"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30A63F86" w14:textId="4D8B3080"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0.27</w:t>
            </w:r>
          </w:p>
        </w:tc>
        <w:tc>
          <w:tcPr>
            <w:tcW w:w="992" w:type="dxa"/>
          </w:tcPr>
          <w:p w14:paraId="74DFCE5E" w14:textId="6A6F158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0.29</w:t>
            </w:r>
          </w:p>
        </w:tc>
        <w:tc>
          <w:tcPr>
            <w:tcW w:w="935" w:type="dxa"/>
          </w:tcPr>
          <w:p w14:paraId="48FCF26B" w14:textId="4DAC1B7D"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0.3</w:t>
            </w:r>
          </w:p>
        </w:tc>
      </w:tr>
      <w:tr w:rsidR="006144DB" w14:paraId="4BDCDF21"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5C5612AE" w14:textId="77777777" w:rsidR="006144DB" w:rsidRPr="00C04311" w:rsidRDefault="006144DB" w:rsidP="00CE637E">
            <w:pPr>
              <w:ind w:firstLine="0"/>
              <w:jc w:val="center"/>
            </w:pPr>
            <w:r w:rsidRPr="00031728">
              <w:t>Cost per kilogram (pesos)</w:t>
            </w:r>
          </w:p>
        </w:tc>
        <w:tc>
          <w:tcPr>
            <w:tcW w:w="1283" w:type="dxa"/>
          </w:tcPr>
          <w:p w14:paraId="6D1789C8"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B0D9F10"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149C07C0" w14:textId="77BD7424"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40E2098C" w14:textId="32235916"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6.91</w:t>
            </w:r>
          </w:p>
        </w:tc>
        <w:tc>
          <w:tcPr>
            <w:tcW w:w="992" w:type="dxa"/>
          </w:tcPr>
          <w:p w14:paraId="3A950D90" w14:textId="4FFE6AB3"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6.7</w:t>
            </w:r>
          </w:p>
        </w:tc>
        <w:tc>
          <w:tcPr>
            <w:tcW w:w="935" w:type="dxa"/>
          </w:tcPr>
          <w:p w14:paraId="03360EA7" w14:textId="61B244F7"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6.49</w:t>
            </w:r>
          </w:p>
        </w:tc>
      </w:tr>
      <w:tr w:rsidR="006144DB" w14:paraId="6DDBDAAD"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7368D33F" w14:textId="77777777" w:rsidR="006144DB" w:rsidRPr="00C04311" w:rsidRDefault="006144DB" w:rsidP="00CE637E">
            <w:pPr>
              <w:ind w:firstLine="0"/>
              <w:jc w:val="center"/>
            </w:pPr>
            <w:r w:rsidRPr="00031728">
              <w:t>Yield per hectare (kg)</w:t>
            </w:r>
          </w:p>
        </w:tc>
        <w:tc>
          <w:tcPr>
            <w:tcW w:w="1283" w:type="dxa"/>
          </w:tcPr>
          <w:p w14:paraId="177D1C10"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35AA552D"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62925E23" w14:textId="3A1D90C6"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243246CC" w14:textId="37AD16E7"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3118</w:t>
            </w:r>
          </w:p>
        </w:tc>
        <w:tc>
          <w:tcPr>
            <w:tcW w:w="992" w:type="dxa"/>
          </w:tcPr>
          <w:p w14:paraId="37D2D108" w14:textId="3AFAAF82"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3188</w:t>
            </w:r>
          </w:p>
        </w:tc>
        <w:tc>
          <w:tcPr>
            <w:tcW w:w="935" w:type="dxa"/>
          </w:tcPr>
          <w:p w14:paraId="2DAA0057" w14:textId="5874CD9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3260</w:t>
            </w:r>
          </w:p>
        </w:tc>
      </w:tr>
      <w:tr w:rsidR="006144DB" w14:paraId="467ECFEE"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26610D38" w14:textId="77777777" w:rsidR="006144DB" w:rsidRPr="00031728" w:rsidRDefault="006144DB" w:rsidP="00CE637E">
            <w:pPr>
              <w:ind w:firstLine="0"/>
              <w:jc w:val="center"/>
            </w:pPr>
            <w:r w:rsidRPr="00031728">
              <w:t>Farmgate price (pesos/kg)</w:t>
            </w:r>
          </w:p>
        </w:tc>
        <w:tc>
          <w:tcPr>
            <w:tcW w:w="1283" w:type="dxa"/>
          </w:tcPr>
          <w:p w14:paraId="7444E63F"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1241F4FA"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075FD87D" w14:textId="1B47D3F9"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0300F9B2" w14:textId="3BBE0F44"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8.79</w:t>
            </w:r>
          </w:p>
        </w:tc>
        <w:tc>
          <w:tcPr>
            <w:tcW w:w="992" w:type="dxa"/>
          </w:tcPr>
          <w:p w14:paraId="5777E3AD" w14:textId="080D8246"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8.62</w:t>
            </w:r>
          </w:p>
        </w:tc>
        <w:tc>
          <w:tcPr>
            <w:tcW w:w="935" w:type="dxa"/>
          </w:tcPr>
          <w:p w14:paraId="2D663EAA" w14:textId="417F509C"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8.46</w:t>
            </w:r>
          </w:p>
        </w:tc>
      </w:tr>
      <w:tr w:rsidR="006144DB" w14:paraId="76D2630D"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09FBC4F1" w14:textId="77777777" w:rsidR="006144DB" w:rsidRPr="00031728" w:rsidRDefault="006144DB" w:rsidP="00CE637E">
            <w:pPr>
              <w:ind w:firstLine="0"/>
              <w:jc w:val="center"/>
            </w:pPr>
            <w:r w:rsidRPr="00031728">
              <w:t>Population</w:t>
            </w:r>
          </w:p>
        </w:tc>
        <w:tc>
          <w:tcPr>
            <w:tcW w:w="1283" w:type="dxa"/>
          </w:tcPr>
          <w:p w14:paraId="1ABEFF1C"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2C4D996F"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0C0E0CB9" w14:textId="34EDF4C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120AC444" w14:textId="75342F0A"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81285572</w:t>
            </w:r>
          </w:p>
        </w:tc>
        <w:tc>
          <w:tcPr>
            <w:tcW w:w="992" w:type="dxa"/>
          </w:tcPr>
          <w:p w14:paraId="42181AE0" w14:textId="0183574F"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81285572</w:t>
            </w:r>
          </w:p>
        </w:tc>
        <w:tc>
          <w:tcPr>
            <w:tcW w:w="935" w:type="dxa"/>
          </w:tcPr>
          <w:p w14:paraId="31CBE9BA" w14:textId="0D6C37FE"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81285572</w:t>
            </w:r>
          </w:p>
        </w:tc>
      </w:tr>
      <w:tr w:rsidR="006144DB" w14:paraId="551B3933"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002EEBCD" w14:textId="77777777" w:rsidR="006144DB" w:rsidRPr="00031728" w:rsidRDefault="006144DB" w:rsidP="00CE637E">
            <w:pPr>
              <w:ind w:firstLine="0"/>
              <w:jc w:val="center"/>
            </w:pPr>
            <w:r w:rsidRPr="00031728">
              <w:t>Annual % Change</w:t>
            </w:r>
          </w:p>
        </w:tc>
        <w:tc>
          <w:tcPr>
            <w:tcW w:w="1283" w:type="dxa"/>
          </w:tcPr>
          <w:p w14:paraId="2318D78A"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2002</w:t>
            </w:r>
          </w:p>
        </w:tc>
        <w:tc>
          <w:tcPr>
            <w:tcW w:w="1439" w:type="dxa"/>
          </w:tcPr>
          <w:p w14:paraId="0B11883A"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Philippines</w:t>
            </w:r>
          </w:p>
        </w:tc>
        <w:tc>
          <w:tcPr>
            <w:tcW w:w="1560" w:type="dxa"/>
          </w:tcPr>
          <w:p w14:paraId="3ABC9395" w14:textId="7F03FBBD"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r>
              <w:t>Rice</w:t>
            </w:r>
          </w:p>
        </w:tc>
        <w:tc>
          <w:tcPr>
            <w:tcW w:w="850" w:type="dxa"/>
          </w:tcPr>
          <w:p w14:paraId="6F768515" w14:textId="3DB32AB9"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2.08</w:t>
            </w:r>
          </w:p>
        </w:tc>
        <w:tc>
          <w:tcPr>
            <w:tcW w:w="992" w:type="dxa"/>
          </w:tcPr>
          <w:p w14:paraId="30DC5B2F" w14:textId="3A0547B6"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2.08</w:t>
            </w:r>
          </w:p>
        </w:tc>
        <w:tc>
          <w:tcPr>
            <w:tcW w:w="935" w:type="dxa"/>
          </w:tcPr>
          <w:p w14:paraId="10A2EAED" w14:textId="49CD183E" w:rsidR="006144DB" w:rsidRDefault="003A17AC" w:rsidP="00CE637E">
            <w:pPr>
              <w:ind w:firstLine="0"/>
              <w:jc w:val="center"/>
              <w:cnfStyle w:val="000000000000" w:firstRow="0" w:lastRow="0" w:firstColumn="0" w:lastColumn="0" w:oddVBand="0" w:evenVBand="0" w:oddHBand="0" w:evenHBand="0" w:firstRowFirstColumn="0" w:firstRowLastColumn="0" w:lastRowFirstColumn="0" w:lastRowLastColumn="0"/>
            </w:pPr>
            <w:r w:rsidRPr="003A17AC">
              <w:t>2.08</w:t>
            </w:r>
          </w:p>
        </w:tc>
      </w:tr>
      <w:tr w:rsidR="006144DB" w:rsidRPr="000C49E6" w14:paraId="5E44FDFB" w14:textId="77777777" w:rsidTr="00B565C7">
        <w:trPr>
          <w:trHeight w:val="312"/>
        </w:trPr>
        <w:tc>
          <w:tcPr>
            <w:cnfStyle w:val="001000000000" w:firstRow="0" w:lastRow="0" w:firstColumn="1" w:lastColumn="0" w:oddVBand="0" w:evenVBand="0" w:oddHBand="0" w:evenHBand="0" w:firstRowFirstColumn="0" w:firstRowLastColumn="0" w:lastRowFirstColumn="0" w:lastRowLastColumn="0"/>
            <w:tcW w:w="1355" w:type="dxa"/>
          </w:tcPr>
          <w:p w14:paraId="106E2EB9" w14:textId="77777777" w:rsidR="006144DB" w:rsidRDefault="006144DB" w:rsidP="00CE637E">
            <w:pPr>
              <w:ind w:firstLine="0"/>
              <w:jc w:val="center"/>
            </w:pPr>
            <w:r>
              <w:t>Total</w:t>
            </w:r>
          </w:p>
        </w:tc>
        <w:tc>
          <w:tcPr>
            <w:tcW w:w="1283" w:type="dxa"/>
          </w:tcPr>
          <w:p w14:paraId="6E0336D6"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p>
        </w:tc>
        <w:tc>
          <w:tcPr>
            <w:tcW w:w="1439" w:type="dxa"/>
          </w:tcPr>
          <w:p w14:paraId="0C5BA276" w14:textId="77777777" w:rsidR="006144DB"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30C5C76F" w14:textId="77777777" w:rsidR="006144DB" w:rsidRPr="000C49E6"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850" w:type="dxa"/>
          </w:tcPr>
          <w:p w14:paraId="2E80C0B9" w14:textId="77777777" w:rsidR="006144DB" w:rsidRPr="000C49E6"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992" w:type="dxa"/>
          </w:tcPr>
          <w:p w14:paraId="1C6E330E" w14:textId="77777777" w:rsidR="006144DB" w:rsidRPr="000C49E6"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p>
        </w:tc>
        <w:tc>
          <w:tcPr>
            <w:tcW w:w="935" w:type="dxa"/>
          </w:tcPr>
          <w:p w14:paraId="4AA95C41" w14:textId="77777777" w:rsidR="006144DB" w:rsidRPr="000C49E6" w:rsidRDefault="006144DB" w:rsidP="00CE637E">
            <w:pPr>
              <w:ind w:firstLine="0"/>
              <w:jc w:val="center"/>
              <w:cnfStyle w:val="000000000000" w:firstRow="0" w:lastRow="0" w:firstColumn="0" w:lastColumn="0" w:oddVBand="0" w:evenVBand="0" w:oddHBand="0" w:evenHBand="0" w:firstRowFirstColumn="0" w:firstRowLastColumn="0" w:lastRowFirstColumn="0" w:lastRowLastColumn="0"/>
              <w:rPr>
                <w:b/>
                <w:bCs/>
              </w:rPr>
            </w:pPr>
          </w:p>
        </w:tc>
      </w:tr>
    </w:tbl>
    <w:p w14:paraId="3516E73E" w14:textId="77777777" w:rsidR="006144DB" w:rsidRDefault="006144DB" w:rsidP="00E97692"/>
    <w:p w14:paraId="21F05BAC" w14:textId="21776CB1" w:rsidR="00D3454B" w:rsidRPr="00E97692" w:rsidRDefault="00D3454B" w:rsidP="00AB47DA">
      <w:r w:rsidRPr="00D3454B">
        <w:t>This table provides information on cost, return</w:t>
      </w:r>
      <w:r>
        <w:t>,</w:t>
      </w:r>
      <w:r w:rsidRPr="00D3454B">
        <w:t xml:space="preserve"> and other economic aspects regarding the production of </w:t>
      </w:r>
      <w:r>
        <w:t>rice</w:t>
      </w:r>
      <w:r w:rsidRPr="00D3454B">
        <w:t xml:space="preserve"> in </w:t>
      </w:r>
      <w:r>
        <w:t>the </w:t>
      </w:r>
      <w:r w:rsidRPr="00D3454B">
        <w:t>Philippines for 2002 based on seasons such as dry, average</w:t>
      </w:r>
      <w:r>
        <w:t>,</w:t>
      </w:r>
      <w:r w:rsidRPr="00D3454B">
        <w:t xml:space="preserve"> and wet</w:t>
      </w:r>
      <w:r>
        <w:t>,</w:t>
      </w:r>
      <w:r w:rsidRPr="00D3454B">
        <w:t xml:space="preserve"> </w:t>
      </w:r>
      <w:r>
        <w:t>following the other features</w:t>
      </w:r>
      <w:r w:rsidRPr="00D3454B">
        <w:t xml:space="preserve">. This table gives the summary of cost and </w:t>
      </w:r>
      <w:r w:rsidRPr="00D3454B">
        <w:lastRenderedPageBreak/>
        <w:t xml:space="preserve">return analysis of </w:t>
      </w:r>
      <w:r>
        <w:t xml:space="preserve">rice </w:t>
      </w:r>
      <w:r w:rsidRPr="00D3454B">
        <w:t>production in the Philippines for the year 2002 during the three seasons, namely Dry, Average, and Wet.</w:t>
      </w:r>
    </w:p>
    <w:p w14:paraId="66D16176" w14:textId="77777777" w:rsidR="00E97692" w:rsidRDefault="00E97692" w:rsidP="00E97692">
      <w:pPr>
        <w:pStyle w:val="Heading2"/>
      </w:pPr>
      <w:bookmarkStart w:id="82" w:name="_Toc183076616"/>
      <w:r>
        <w:t>Data Exploration</w:t>
      </w:r>
      <w:bookmarkEnd w:id="82"/>
    </w:p>
    <w:p w14:paraId="2021500D" w14:textId="791E9667" w:rsidR="008D380C" w:rsidRPr="00B71F61" w:rsidRDefault="008D380C" w:rsidP="00B71F61">
      <w:pPr>
        <w:rPr>
          <w:lang w:val="en-PH"/>
        </w:rPr>
      </w:pPr>
      <w:r w:rsidRPr="008D380C">
        <w:rPr>
          <w:lang w:val="en-PH"/>
        </w:rPr>
        <w:t>Analyzing raw datasets to spot patterns and characteristics and, ideally, determine correlations between various variables is known as data exploration. It is useful in revealing the dataset's structure, outlier existence, and data value distribution.</w:t>
      </w:r>
    </w:p>
    <w:p w14:paraId="363BE78D" w14:textId="4FA05BD4" w:rsidR="00B71F61" w:rsidRPr="00B71F61" w:rsidRDefault="00B71F61" w:rsidP="00B71F61">
      <w:pPr>
        <w:pStyle w:val="Caption"/>
      </w:pPr>
      <w:bookmarkStart w:id="83" w:name="_Toc183076576"/>
      <w:r>
        <w:t xml:space="preserve">Table </w:t>
      </w:r>
      <w:r>
        <w:fldChar w:fldCharType="begin"/>
      </w:r>
      <w:r>
        <w:instrText xml:space="preserve"> SEQ Table \* ARABIC </w:instrText>
      </w:r>
      <w:r>
        <w:fldChar w:fldCharType="separate"/>
      </w:r>
      <w:r>
        <w:rPr>
          <w:noProof/>
        </w:rPr>
        <w:t>3</w:t>
      </w:r>
      <w:r>
        <w:fldChar w:fldCharType="end"/>
      </w:r>
      <w:r>
        <w:t xml:space="preserve"> </w:t>
      </w:r>
      <w:r>
        <w:br/>
      </w:r>
      <w:r w:rsidRPr="00B71F61">
        <w:rPr>
          <w:b w:val="0"/>
          <w:bCs w:val="0"/>
          <w:i/>
          <w:iCs w:val="0"/>
        </w:rPr>
        <w:t xml:space="preserve">Data Types and Null Count for each </w:t>
      </w:r>
      <w:proofErr w:type="gramStart"/>
      <w:r w:rsidRPr="00B71F61">
        <w:rPr>
          <w:b w:val="0"/>
          <w:bCs w:val="0"/>
          <w:i/>
          <w:iCs w:val="0"/>
        </w:rPr>
        <w:t>columns</w:t>
      </w:r>
      <w:bookmarkEnd w:id="83"/>
      <w:proofErr w:type="gramEnd"/>
    </w:p>
    <w:tbl>
      <w:tblPr>
        <w:tblStyle w:val="PlainTable2"/>
        <w:tblW w:w="8306" w:type="dxa"/>
        <w:jc w:val="center"/>
        <w:tblLayout w:type="fixed"/>
        <w:tblLook w:val="06A0" w:firstRow="1" w:lastRow="0" w:firstColumn="1" w:lastColumn="0" w:noHBand="1" w:noVBand="1"/>
      </w:tblPr>
      <w:tblGrid>
        <w:gridCol w:w="2764"/>
        <w:gridCol w:w="2771"/>
        <w:gridCol w:w="2771"/>
      </w:tblGrid>
      <w:tr w:rsidR="008D380C" w14:paraId="7DD957FD" w14:textId="77777777" w:rsidTr="00CE637E">
        <w:trPr>
          <w:cnfStyle w:val="100000000000" w:firstRow="1" w:lastRow="0" w:firstColumn="0" w:lastColumn="0" w:oddVBand="0" w:evenVBand="0" w:oddHBand="0"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2764" w:type="dxa"/>
          </w:tcPr>
          <w:p w14:paraId="3908D4FF" w14:textId="77777777" w:rsidR="008D380C" w:rsidRDefault="008D380C" w:rsidP="00CE637E">
            <w:pPr>
              <w:ind w:firstLine="0"/>
              <w:jc w:val="center"/>
            </w:pPr>
            <w:r>
              <w:t>Columns</w:t>
            </w:r>
          </w:p>
        </w:tc>
        <w:tc>
          <w:tcPr>
            <w:tcW w:w="2771" w:type="dxa"/>
          </w:tcPr>
          <w:p w14:paraId="22DFFF0C" w14:textId="77777777" w:rsidR="008D380C" w:rsidRDefault="008D380C" w:rsidP="00CE637E">
            <w:pPr>
              <w:ind w:firstLine="0"/>
              <w:jc w:val="center"/>
              <w:cnfStyle w:val="100000000000" w:firstRow="1" w:lastRow="0" w:firstColumn="0" w:lastColumn="0" w:oddVBand="0" w:evenVBand="0" w:oddHBand="0" w:evenHBand="0" w:firstRowFirstColumn="0" w:firstRowLastColumn="0" w:lastRowFirstColumn="0" w:lastRowLastColumn="0"/>
              <w:rPr>
                <w:b w:val="0"/>
                <w:bCs w:val="0"/>
              </w:rPr>
            </w:pPr>
          </w:p>
          <w:p w14:paraId="064842FC" w14:textId="77777777" w:rsidR="008D380C" w:rsidRDefault="008D380C" w:rsidP="00CE637E">
            <w:pPr>
              <w:ind w:firstLine="0"/>
              <w:jc w:val="center"/>
              <w:cnfStyle w:val="100000000000" w:firstRow="1" w:lastRow="0" w:firstColumn="0" w:lastColumn="0" w:oddVBand="0" w:evenVBand="0" w:oddHBand="0" w:evenHBand="0" w:firstRowFirstColumn="0" w:firstRowLastColumn="0" w:lastRowFirstColumn="0" w:lastRowLastColumn="0"/>
            </w:pPr>
            <w:r>
              <w:t>Data Types</w:t>
            </w:r>
          </w:p>
        </w:tc>
        <w:tc>
          <w:tcPr>
            <w:tcW w:w="2771" w:type="dxa"/>
          </w:tcPr>
          <w:p w14:paraId="1D3E65F0" w14:textId="77777777" w:rsidR="008D380C" w:rsidRPr="00FF067D" w:rsidRDefault="008D380C" w:rsidP="00CE637E">
            <w:pPr>
              <w:ind w:firstLine="0"/>
              <w:jc w:val="center"/>
              <w:cnfStyle w:val="100000000000" w:firstRow="1" w:lastRow="0" w:firstColumn="0" w:lastColumn="0" w:oddVBand="0" w:evenVBand="0" w:oddHBand="0" w:evenHBand="0" w:firstRowFirstColumn="0" w:firstRowLastColumn="0" w:lastRowFirstColumn="0" w:lastRowLastColumn="0"/>
            </w:pPr>
            <w:r>
              <w:rPr>
                <w:b w:val="0"/>
                <w:bCs w:val="0"/>
              </w:rPr>
              <w:br/>
            </w:r>
            <w:r w:rsidRPr="00FF067D">
              <w:t>Null</w:t>
            </w:r>
            <w:r>
              <w:t xml:space="preserve"> Count</w:t>
            </w:r>
          </w:p>
        </w:tc>
      </w:tr>
      <w:tr w:rsidR="008D380C" w14:paraId="3666BB4C"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161180C5" w14:textId="039E0FB0" w:rsidR="008D380C" w:rsidRDefault="008D380C" w:rsidP="00CE637E">
            <w:pPr>
              <w:ind w:firstLine="0"/>
              <w:jc w:val="left"/>
            </w:pPr>
            <w:r>
              <w:rPr>
                <w:b w:val="0"/>
                <w:bCs w:val="0"/>
              </w:rPr>
              <w:t>Year</w:t>
            </w:r>
          </w:p>
        </w:tc>
        <w:tc>
          <w:tcPr>
            <w:tcW w:w="2771" w:type="dxa"/>
          </w:tcPr>
          <w:p w14:paraId="3885C2C9" w14:textId="16332672"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t>int64</w:t>
            </w:r>
          </w:p>
        </w:tc>
        <w:tc>
          <w:tcPr>
            <w:tcW w:w="2771" w:type="dxa"/>
          </w:tcPr>
          <w:p w14:paraId="7E8E5BDA" w14:textId="77777777"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8D380C" w14:paraId="41C7EE9A"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1E2C2B40" w14:textId="37D09840" w:rsidR="008D380C" w:rsidRDefault="008D380C" w:rsidP="00CE637E">
            <w:pPr>
              <w:ind w:firstLine="0"/>
              <w:jc w:val="left"/>
            </w:pPr>
            <w:r>
              <w:rPr>
                <w:b w:val="0"/>
                <w:bCs w:val="0"/>
              </w:rPr>
              <w:t>Type</w:t>
            </w:r>
          </w:p>
        </w:tc>
        <w:tc>
          <w:tcPr>
            <w:tcW w:w="2771" w:type="dxa"/>
          </w:tcPr>
          <w:p w14:paraId="1F840B85" w14:textId="77777777"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rsidRPr="00B7462B">
              <w:t>object</w:t>
            </w:r>
          </w:p>
        </w:tc>
        <w:tc>
          <w:tcPr>
            <w:tcW w:w="2771" w:type="dxa"/>
          </w:tcPr>
          <w:p w14:paraId="27BABBEB" w14:textId="77777777"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8D380C" w14:paraId="68CC8111"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2E1967AF" w14:textId="147DEAFE" w:rsidR="008D380C" w:rsidRDefault="008D380C" w:rsidP="00CE637E">
            <w:pPr>
              <w:ind w:firstLine="0"/>
              <w:jc w:val="left"/>
            </w:pPr>
            <w:r>
              <w:rPr>
                <w:b w:val="0"/>
                <w:bCs w:val="0"/>
              </w:rPr>
              <w:t>Geolocation</w:t>
            </w:r>
          </w:p>
        </w:tc>
        <w:tc>
          <w:tcPr>
            <w:tcW w:w="2771" w:type="dxa"/>
          </w:tcPr>
          <w:p w14:paraId="1FAB60F8" w14:textId="77777777"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rsidRPr="00B7462B">
              <w:t>object</w:t>
            </w:r>
          </w:p>
        </w:tc>
        <w:tc>
          <w:tcPr>
            <w:tcW w:w="2771" w:type="dxa"/>
          </w:tcPr>
          <w:p w14:paraId="0CB3CD02" w14:textId="77777777"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8D380C" w14:paraId="4C7F83E5"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088063FD" w14:textId="7AB6E7B3" w:rsidR="008D380C" w:rsidRDefault="008D380C" w:rsidP="00CE637E">
            <w:pPr>
              <w:ind w:firstLine="0"/>
              <w:jc w:val="left"/>
            </w:pPr>
            <w:r>
              <w:rPr>
                <w:b w:val="0"/>
                <w:bCs w:val="0"/>
              </w:rPr>
              <w:t>Season</w:t>
            </w:r>
          </w:p>
        </w:tc>
        <w:tc>
          <w:tcPr>
            <w:tcW w:w="2771" w:type="dxa"/>
          </w:tcPr>
          <w:p w14:paraId="40888939" w14:textId="49920416"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rsidRPr="00B7462B">
              <w:t>object</w:t>
            </w:r>
          </w:p>
        </w:tc>
        <w:tc>
          <w:tcPr>
            <w:tcW w:w="2771" w:type="dxa"/>
          </w:tcPr>
          <w:p w14:paraId="51051EE8" w14:textId="7379FD64" w:rsidR="008D380C" w:rsidRPr="00B7462B" w:rsidRDefault="00307D21"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8D380C" w14:paraId="4A151EF9"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52F3CB52" w14:textId="5CB8E30E" w:rsidR="008D380C" w:rsidRPr="008D380C" w:rsidRDefault="008D380C" w:rsidP="00CE637E">
            <w:pPr>
              <w:ind w:firstLine="0"/>
              <w:jc w:val="left"/>
              <w:rPr>
                <w:b w:val="0"/>
                <w:bCs w:val="0"/>
              </w:rPr>
            </w:pPr>
            <w:r w:rsidRPr="008D380C">
              <w:rPr>
                <w:b w:val="0"/>
                <w:bCs w:val="0"/>
              </w:rPr>
              <w:t>CASH COST</w:t>
            </w:r>
            <w:r>
              <w:rPr>
                <w:b w:val="0"/>
                <w:bCs w:val="0"/>
              </w:rPr>
              <w:t>S</w:t>
            </w:r>
          </w:p>
        </w:tc>
        <w:tc>
          <w:tcPr>
            <w:tcW w:w="2771" w:type="dxa"/>
          </w:tcPr>
          <w:p w14:paraId="6DCBEE8A" w14:textId="66E5909B"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438B1799" w14:textId="3BC60E3E"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0F0829E6"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275220DB" w14:textId="02FDE4D2" w:rsidR="008D380C" w:rsidRPr="008D380C" w:rsidRDefault="008D380C" w:rsidP="00CE637E">
            <w:pPr>
              <w:ind w:firstLine="0"/>
              <w:jc w:val="left"/>
              <w:rPr>
                <w:b w:val="0"/>
                <w:bCs w:val="0"/>
              </w:rPr>
            </w:pPr>
            <w:r>
              <w:rPr>
                <w:b w:val="0"/>
                <w:bCs w:val="0"/>
              </w:rPr>
              <w:t>NON-CASH COSTS</w:t>
            </w:r>
          </w:p>
        </w:tc>
        <w:tc>
          <w:tcPr>
            <w:tcW w:w="2771" w:type="dxa"/>
          </w:tcPr>
          <w:p w14:paraId="14C348B4" w14:textId="25BFCBCC"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22C8DE62" w14:textId="48E2E8B9"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053B3FA6"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473C1D4B" w14:textId="16A51684" w:rsidR="008D380C" w:rsidRPr="008D380C" w:rsidRDefault="008D380C" w:rsidP="00CE637E">
            <w:pPr>
              <w:ind w:firstLine="0"/>
              <w:jc w:val="left"/>
              <w:rPr>
                <w:b w:val="0"/>
                <w:bCs w:val="0"/>
              </w:rPr>
            </w:pPr>
            <w:r>
              <w:rPr>
                <w:b w:val="0"/>
                <w:bCs w:val="0"/>
              </w:rPr>
              <w:t>IMPUTED COSTS</w:t>
            </w:r>
          </w:p>
        </w:tc>
        <w:tc>
          <w:tcPr>
            <w:tcW w:w="2771" w:type="dxa"/>
          </w:tcPr>
          <w:p w14:paraId="683C9DAF" w14:textId="7E1BEE86"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787A41CD" w14:textId="2B148A11"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6FF2D5A7"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4D05859E" w14:textId="20F5273A" w:rsidR="008D380C" w:rsidRPr="008D380C" w:rsidRDefault="008D380C" w:rsidP="00CE637E">
            <w:pPr>
              <w:ind w:firstLine="0"/>
              <w:jc w:val="left"/>
              <w:rPr>
                <w:b w:val="0"/>
                <w:bCs w:val="0"/>
              </w:rPr>
            </w:pPr>
            <w:r>
              <w:rPr>
                <w:b w:val="0"/>
                <w:bCs w:val="0"/>
              </w:rPr>
              <w:t>TOTAL COSTS</w:t>
            </w:r>
          </w:p>
        </w:tc>
        <w:tc>
          <w:tcPr>
            <w:tcW w:w="2771" w:type="dxa"/>
          </w:tcPr>
          <w:p w14:paraId="67E3CEB8" w14:textId="4DC3151F"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297E5E42" w14:textId="27C05ABE"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4370CC7A"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51FB530A" w14:textId="3E87D6AF" w:rsidR="008D380C" w:rsidRPr="008D380C" w:rsidRDefault="008D380C" w:rsidP="00CE637E">
            <w:pPr>
              <w:ind w:firstLine="0"/>
              <w:jc w:val="left"/>
              <w:rPr>
                <w:b w:val="0"/>
                <w:bCs w:val="0"/>
              </w:rPr>
            </w:pPr>
            <w:r>
              <w:rPr>
                <w:b w:val="0"/>
                <w:bCs w:val="0"/>
              </w:rPr>
              <w:t>GROSS RETURNS</w:t>
            </w:r>
          </w:p>
        </w:tc>
        <w:tc>
          <w:tcPr>
            <w:tcW w:w="2771" w:type="dxa"/>
          </w:tcPr>
          <w:p w14:paraId="31AD8BB6" w14:textId="562BE0E9"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69D5A03A" w14:textId="3CC8D54B"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472C7B3B"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59614461" w14:textId="515A366C" w:rsidR="008D380C" w:rsidRPr="008D380C" w:rsidRDefault="008D380C" w:rsidP="00CE637E">
            <w:pPr>
              <w:ind w:firstLine="0"/>
              <w:jc w:val="left"/>
              <w:rPr>
                <w:b w:val="0"/>
                <w:bCs w:val="0"/>
              </w:rPr>
            </w:pPr>
            <w:r>
              <w:rPr>
                <w:b w:val="0"/>
                <w:bCs w:val="0"/>
              </w:rPr>
              <w:t>RETURN ABOVE CASH COSTS</w:t>
            </w:r>
          </w:p>
        </w:tc>
        <w:tc>
          <w:tcPr>
            <w:tcW w:w="2771" w:type="dxa"/>
          </w:tcPr>
          <w:p w14:paraId="038911D6" w14:textId="7C18CB7A"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3C7DF4FE" w14:textId="77777777"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p>
        </w:tc>
      </w:tr>
      <w:tr w:rsidR="008D380C" w14:paraId="2CADFE63"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108060CD" w14:textId="079682CD" w:rsidR="008D380C" w:rsidRPr="008D380C" w:rsidRDefault="008D380C" w:rsidP="00CE637E">
            <w:pPr>
              <w:ind w:firstLine="0"/>
              <w:jc w:val="left"/>
              <w:rPr>
                <w:b w:val="0"/>
                <w:bCs w:val="0"/>
              </w:rPr>
            </w:pPr>
            <w:r>
              <w:rPr>
                <w:b w:val="0"/>
                <w:bCs w:val="0"/>
              </w:rPr>
              <w:t>RETURN ABOVE CASH AND NON-CASH COSTS</w:t>
            </w:r>
          </w:p>
        </w:tc>
        <w:tc>
          <w:tcPr>
            <w:tcW w:w="2771" w:type="dxa"/>
          </w:tcPr>
          <w:p w14:paraId="280E4E33" w14:textId="2B1E4A37"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47DAB712" w14:textId="15311CDB"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389B679C"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2A04F56E" w14:textId="555B9879" w:rsidR="008D380C" w:rsidRPr="008D380C" w:rsidRDefault="008D380C" w:rsidP="00CE637E">
            <w:pPr>
              <w:ind w:firstLine="0"/>
              <w:jc w:val="left"/>
              <w:rPr>
                <w:b w:val="0"/>
                <w:bCs w:val="0"/>
              </w:rPr>
            </w:pPr>
            <w:r>
              <w:rPr>
                <w:b w:val="0"/>
                <w:bCs w:val="0"/>
              </w:rPr>
              <w:t>NET RETURNS</w:t>
            </w:r>
          </w:p>
        </w:tc>
        <w:tc>
          <w:tcPr>
            <w:tcW w:w="2771" w:type="dxa"/>
          </w:tcPr>
          <w:p w14:paraId="1B485228" w14:textId="689ED25C"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4084902A" w14:textId="352BC6D2"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41E488B0"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3CE2A908" w14:textId="75127D4D" w:rsidR="008D380C" w:rsidRPr="008D380C" w:rsidRDefault="008D380C" w:rsidP="00CE637E">
            <w:pPr>
              <w:ind w:firstLine="0"/>
              <w:jc w:val="left"/>
              <w:rPr>
                <w:b w:val="0"/>
                <w:bCs w:val="0"/>
              </w:rPr>
            </w:pPr>
            <w:r>
              <w:rPr>
                <w:b w:val="0"/>
                <w:bCs w:val="0"/>
              </w:rPr>
              <w:t>NET PROFIT-COST RATIO</w:t>
            </w:r>
          </w:p>
        </w:tc>
        <w:tc>
          <w:tcPr>
            <w:tcW w:w="2771" w:type="dxa"/>
          </w:tcPr>
          <w:p w14:paraId="5E7B7E2F" w14:textId="6B02C92A"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42A4A897" w14:textId="15B7F34C"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4DFECD68"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775CADFD" w14:textId="75261AA4" w:rsidR="008D380C" w:rsidRPr="008D380C" w:rsidRDefault="008D380C" w:rsidP="00CE637E">
            <w:pPr>
              <w:ind w:firstLine="0"/>
              <w:jc w:val="left"/>
              <w:rPr>
                <w:b w:val="0"/>
                <w:bCs w:val="0"/>
              </w:rPr>
            </w:pPr>
            <w:r>
              <w:rPr>
                <w:b w:val="0"/>
                <w:bCs w:val="0"/>
              </w:rPr>
              <w:t>Cost per kilogram (pesos)</w:t>
            </w:r>
          </w:p>
        </w:tc>
        <w:tc>
          <w:tcPr>
            <w:tcW w:w="2771" w:type="dxa"/>
          </w:tcPr>
          <w:p w14:paraId="398BABE3" w14:textId="14ACC4AC"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3E4DE960" w14:textId="01B9935E"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1057392E"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431AFE33" w14:textId="12F3DB27" w:rsidR="008D380C" w:rsidRPr="008D380C" w:rsidRDefault="008D380C" w:rsidP="00CE637E">
            <w:pPr>
              <w:ind w:firstLine="0"/>
              <w:jc w:val="left"/>
              <w:rPr>
                <w:b w:val="0"/>
                <w:bCs w:val="0"/>
              </w:rPr>
            </w:pPr>
            <w:r>
              <w:rPr>
                <w:b w:val="0"/>
                <w:bCs w:val="0"/>
              </w:rPr>
              <w:t>Yield per hectare (kg)</w:t>
            </w:r>
          </w:p>
        </w:tc>
        <w:tc>
          <w:tcPr>
            <w:tcW w:w="2771" w:type="dxa"/>
          </w:tcPr>
          <w:p w14:paraId="7D96C82F" w14:textId="048A82DD"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1C8AB53A" w14:textId="7E9CC1CB"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26</w:t>
            </w:r>
          </w:p>
        </w:tc>
      </w:tr>
      <w:tr w:rsidR="008D380C" w14:paraId="67B4948A"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7D395BA5" w14:textId="21604EC9" w:rsidR="008D380C" w:rsidRPr="008D380C" w:rsidRDefault="008D380C" w:rsidP="00CE637E">
            <w:pPr>
              <w:ind w:firstLine="0"/>
              <w:jc w:val="left"/>
              <w:rPr>
                <w:b w:val="0"/>
                <w:bCs w:val="0"/>
              </w:rPr>
            </w:pPr>
            <w:r>
              <w:rPr>
                <w:b w:val="0"/>
                <w:bCs w:val="0"/>
              </w:rPr>
              <w:t>Farmgate price (pesos/kg)</w:t>
            </w:r>
          </w:p>
        </w:tc>
        <w:tc>
          <w:tcPr>
            <w:tcW w:w="2771" w:type="dxa"/>
          </w:tcPr>
          <w:p w14:paraId="1C7DC327" w14:textId="1BA989B7"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rsidRPr="00745E39">
              <w:t>float64</w:t>
            </w:r>
          </w:p>
        </w:tc>
        <w:tc>
          <w:tcPr>
            <w:tcW w:w="2771" w:type="dxa"/>
          </w:tcPr>
          <w:p w14:paraId="1FB46C89" w14:textId="63E51D17" w:rsidR="008D380C" w:rsidRPr="00B7462B"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t>3</w:t>
            </w:r>
            <w:r w:rsidRPr="00745E39">
              <w:t>6</w:t>
            </w:r>
          </w:p>
        </w:tc>
      </w:tr>
      <w:tr w:rsidR="008D380C" w14:paraId="37BC5431"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507571FD" w14:textId="5A5D3F9C" w:rsidR="008D380C" w:rsidRDefault="008D380C" w:rsidP="00CE637E">
            <w:pPr>
              <w:ind w:firstLine="0"/>
              <w:jc w:val="left"/>
              <w:rPr>
                <w:b w:val="0"/>
                <w:bCs w:val="0"/>
              </w:rPr>
            </w:pPr>
            <w:r>
              <w:rPr>
                <w:b w:val="0"/>
                <w:bCs w:val="0"/>
              </w:rPr>
              <w:t>Population</w:t>
            </w:r>
          </w:p>
        </w:tc>
        <w:tc>
          <w:tcPr>
            <w:tcW w:w="2771" w:type="dxa"/>
          </w:tcPr>
          <w:p w14:paraId="44A2D5D8" w14:textId="16DE972B"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t>int64</w:t>
            </w:r>
          </w:p>
        </w:tc>
        <w:tc>
          <w:tcPr>
            <w:tcW w:w="2771" w:type="dxa"/>
          </w:tcPr>
          <w:p w14:paraId="35F29EA1" w14:textId="6540F0E0" w:rsidR="008D380C" w:rsidRPr="00B7462B" w:rsidRDefault="00307D21"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8D380C" w14:paraId="2C3292C1"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4E987580" w14:textId="39B07B55" w:rsidR="008D380C" w:rsidRDefault="008D380C" w:rsidP="00CE637E">
            <w:pPr>
              <w:ind w:firstLine="0"/>
              <w:jc w:val="left"/>
              <w:rPr>
                <w:b w:val="0"/>
                <w:bCs w:val="0"/>
              </w:rPr>
            </w:pPr>
            <w:r>
              <w:rPr>
                <w:b w:val="0"/>
                <w:bCs w:val="0"/>
              </w:rPr>
              <w:t>Annual % Change</w:t>
            </w:r>
          </w:p>
        </w:tc>
        <w:tc>
          <w:tcPr>
            <w:tcW w:w="2771" w:type="dxa"/>
          </w:tcPr>
          <w:p w14:paraId="49E07BED" w14:textId="02E8D066" w:rsidR="008D380C" w:rsidRPr="00B7462B" w:rsidRDefault="008D380C" w:rsidP="00CE637E">
            <w:pPr>
              <w:ind w:firstLine="0"/>
              <w:jc w:val="center"/>
              <w:cnfStyle w:val="000000000000" w:firstRow="0" w:lastRow="0" w:firstColumn="0" w:lastColumn="0" w:oddVBand="0" w:evenVBand="0" w:oddHBand="0" w:evenHBand="0" w:firstRowFirstColumn="0" w:firstRowLastColumn="0" w:lastRowFirstColumn="0" w:lastRowLastColumn="0"/>
            </w:pPr>
            <w:r>
              <w:t>float64</w:t>
            </w:r>
          </w:p>
        </w:tc>
        <w:tc>
          <w:tcPr>
            <w:tcW w:w="2771" w:type="dxa"/>
          </w:tcPr>
          <w:p w14:paraId="43FF176D" w14:textId="4F4892BF" w:rsidR="008D380C" w:rsidRPr="00B7462B" w:rsidRDefault="00307D21"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745E39" w14:paraId="37FFD49E"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239CEB68" w14:textId="67547E18" w:rsidR="00745E39" w:rsidRPr="00745E39" w:rsidRDefault="00745E39" w:rsidP="00CE637E">
            <w:pPr>
              <w:ind w:firstLine="0"/>
              <w:jc w:val="left"/>
              <w:rPr>
                <w:b w:val="0"/>
                <w:bCs w:val="0"/>
              </w:rPr>
            </w:pPr>
            <w:proofErr w:type="spellStart"/>
            <w:r w:rsidRPr="00745E39">
              <w:rPr>
                <w:b w:val="0"/>
                <w:bCs w:val="0"/>
              </w:rPr>
              <w:t>Season_encoded</w:t>
            </w:r>
            <w:proofErr w:type="spellEnd"/>
          </w:p>
        </w:tc>
        <w:tc>
          <w:tcPr>
            <w:tcW w:w="2771" w:type="dxa"/>
          </w:tcPr>
          <w:p w14:paraId="55FFCA93" w14:textId="761E9C3C" w:rsidR="00745E39"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t>int32</w:t>
            </w:r>
          </w:p>
        </w:tc>
        <w:tc>
          <w:tcPr>
            <w:tcW w:w="2771" w:type="dxa"/>
          </w:tcPr>
          <w:p w14:paraId="510B426B" w14:textId="4297EA35" w:rsidR="00745E39" w:rsidRDefault="00DA41D4"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745E39" w14:paraId="441035E1" w14:textId="77777777" w:rsidTr="00CE637E">
        <w:trPr>
          <w:jc w:val="center"/>
        </w:trPr>
        <w:tc>
          <w:tcPr>
            <w:cnfStyle w:val="001000000000" w:firstRow="0" w:lastRow="0" w:firstColumn="1" w:lastColumn="0" w:oddVBand="0" w:evenVBand="0" w:oddHBand="0" w:evenHBand="0" w:firstRowFirstColumn="0" w:firstRowLastColumn="0" w:lastRowFirstColumn="0" w:lastRowLastColumn="0"/>
            <w:tcW w:w="2764" w:type="dxa"/>
          </w:tcPr>
          <w:p w14:paraId="7FECBD4D" w14:textId="6648AE0F" w:rsidR="00745E39" w:rsidRPr="00745E39" w:rsidRDefault="00745E39" w:rsidP="00CE637E">
            <w:pPr>
              <w:ind w:firstLine="0"/>
              <w:jc w:val="left"/>
              <w:rPr>
                <w:b w:val="0"/>
                <w:bCs w:val="0"/>
              </w:rPr>
            </w:pPr>
            <w:proofErr w:type="spellStart"/>
            <w:r w:rsidRPr="00745E39">
              <w:rPr>
                <w:b w:val="0"/>
                <w:bCs w:val="0"/>
              </w:rPr>
              <w:t>Geolocation_encoded</w:t>
            </w:r>
            <w:proofErr w:type="spellEnd"/>
          </w:p>
        </w:tc>
        <w:tc>
          <w:tcPr>
            <w:tcW w:w="2771" w:type="dxa"/>
          </w:tcPr>
          <w:p w14:paraId="3827217E" w14:textId="6DD097C0" w:rsidR="00745E39" w:rsidRDefault="00745E39" w:rsidP="00CE637E">
            <w:pPr>
              <w:ind w:firstLine="0"/>
              <w:jc w:val="center"/>
              <w:cnfStyle w:val="000000000000" w:firstRow="0" w:lastRow="0" w:firstColumn="0" w:lastColumn="0" w:oddVBand="0" w:evenVBand="0" w:oddHBand="0" w:evenHBand="0" w:firstRowFirstColumn="0" w:firstRowLastColumn="0" w:lastRowFirstColumn="0" w:lastRowLastColumn="0"/>
            </w:pPr>
            <w:r>
              <w:t>int32</w:t>
            </w:r>
          </w:p>
        </w:tc>
        <w:tc>
          <w:tcPr>
            <w:tcW w:w="2771" w:type="dxa"/>
          </w:tcPr>
          <w:p w14:paraId="503CB59D" w14:textId="5900BDCE" w:rsidR="00745E39" w:rsidRDefault="00DA41D4" w:rsidP="00CE637E">
            <w:pPr>
              <w:ind w:firstLine="0"/>
              <w:jc w:val="center"/>
              <w:cnfStyle w:val="000000000000" w:firstRow="0" w:lastRow="0" w:firstColumn="0" w:lastColumn="0" w:oddVBand="0" w:evenVBand="0" w:oddHBand="0" w:evenHBand="0" w:firstRowFirstColumn="0" w:firstRowLastColumn="0" w:lastRowFirstColumn="0" w:lastRowLastColumn="0"/>
            </w:pPr>
            <w:r>
              <w:t>0</w:t>
            </w:r>
          </w:p>
        </w:tc>
      </w:tr>
    </w:tbl>
    <w:p w14:paraId="78CF157E" w14:textId="77777777" w:rsidR="008D380C" w:rsidRPr="008D380C" w:rsidRDefault="008D380C" w:rsidP="008D380C">
      <w:pPr>
        <w:rPr>
          <w:lang w:val="en-PH"/>
        </w:rPr>
      </w:pPr>
    </w:p>
    <w:p w14:paraId="6C11B762" w14:textId="6AA23B0B" w:rsidR="00307D21" w:rsidRDefault="00307D21" w:rsidP="00307D21">
      <w:r>
        <w:t>Table 3 shows th</w:t>
      </w:r>
      <w:r w:rsidR="00FB2B89">
        <w:t xml:space="preserve">e </w:t>
      </w:r>
      <w:r w:rsidR="00FB2B89" w:rsidRPr="00FB2B89">
        <w:t xml:space="preserve">summary of the data types and the number of missing values for each of the </w:t>
      </w:r>
      <w:r w:rsidR="009741B1" w:rsidRPr="00FB2B89">
        <w:t>columns</w:t>
      </w:r>
      <w:r w:rsidR="00FB2B89" w:rsidRPr="00FB2B89">
        <w:t xml:space="preserve">. This table is very important in determining the structure of the data and the state of cleanliness of the data in question before any analysis is done. The dataset </w:t>
      </w:r>
      <w:r w:rsidR="00FB2B89" w:rsidRPr="00FB2B89">
        <w:lastRenderedPageBreak/>
        <w:t>comprises several fields including ‘Year</w:t>
      </w:r>
      <w:r w:rsidR="009741B1" w:rsidRPr="00FB2B89">
        <w:t xml:space="preserve">’, </w:t>
      </w:r>
      <w:r w:rsidR="00FB2B89" w:rsidRPr="00FB2B89">
        <w:t>Type’, ‘Geolocation’, ‘Season’, and several cost and returns</w:t>
      </w:r>
      <w:r w:rsidR="00FB2B89">
        <w:t>-</w:t>
      </w:r>
      <w:r w:rsidR="00FB2B89" w:rsidRPr="00FB2B89">
        <w:t xml:space="preserve">based parameters for example ‘CASH COSTS’, ‘NON-CASH COSTS’, ‘IMPUTED COSTS’, ‘TOTAL COSTS’, ‘GROSS RETURNS’, among others. The data type for each column is mentioned right from ’Year’ as int64 to the financial ratios as float64 and the categorical data </w:t>
      </w:r>
      <w:r w:rsidR="00FB2B89">
        <w:t>is </w:t>
      </w:r>
      <w:r w:rsidR="00FB2B89" w:rsidRPr="00FB2B89">
        <w:t>represented as integer</w:t>
      </w:r>
      <w:r w:rsidR="00FB2B89">
        <w:t>s</w:t>
      </w:r>
      <w:r w:rsidR="00FB2B89" w:rsidRPr="00FB2B89">
        <w:t xml:space="preserve"> such as ’</w:t>
      </w:r>
      <w:proofErr w:type="spellStart"/>
      <w:r w:rsidR="00FB2B89" w:rsidRPr="00FB2B89">
        <w:t>Season_encoded</w:t>
      </w:r>
      <w:proofErr w:type="spellEnd"/>
      <w:r w:rsidR="00FB2B89" w:rsidRPr="00FB2B89">
        <w:t>’ and ’</w:t>
      </w:r>
      <w:proofErr w:type="spellStart"/>
      <w:r w:rsidR="00FB2B89" w:rsidRPr="00FB2B89">
        <w:t>Geolocation_encoded</w:t>
      </w:r>
      <w:proofErr w:type="spellEnd"/>
      <w:r w:rsidR="00FB2B89" w:rsidRPr="00FB2B89">
        <w:t xml:space="preserve">’. Table 3 also identifies the number of null values by columns; most of which are the financial </w:t>
      </w:r>
      <w:r w:rsidR="009741B1" w:rsidRPr="00FB2B89">
        <w:t>variables</w:t>
      </w:r>
      <w:r w:rsidR="00FB2B89" w:rsidRPr="00FB2B89">
        <w:t xml:space="preserve"> derived from them are ‘NET RETURNS’ and ‘COST per kilogram (pesos)’ with 26 samples missing the data. This information is critical when pre-processing the data because managing these null values is important to the proper statistical analysis or building of the machine learning models.</w:t>
      </w:r>
    </w:p>
    <w:p w14:paraId="64763635" w14:textId="77777777" w:rsidR="00307D21" w:rsidRDefault="00307D21" w:rsidP="00307D21">
      <w:pPr>
        <w:ind w:firstLine="0"/>
      </w:pPr>
    </w:p>
    <w:p w14:paraId="78F6058A" w14:textId="77777777" w:rsidR="00307D21" w:rsidRDefault="00307D21" w:rsidP="00307D21">
      <w:r>
        <w:t>INCLUDE HISTOGRAM COMPARISONS OF:</w:t>
      </w:r>
    </w:p>
    <w:p w14:paraId="7B348F72" w14:textId="0EF25800" w:rsidR="00307D21" w:rsidRDefault="00307D21" w:rsidP="00307D21">
      <w:pPr>
        <w:pStyle w:val="ListParagraph"/>
        <w:numPr>
          <w:ilvl w:val="0"/>
          <w:numId w:val="37"/>
        </w:numPr>
      </w:pPr>
      <w:r>
        <w:t>Distribution of CASH COSTS</w:t>
      </w:r>
    </w:p>
    <w:p w14:paraId="231C9B82" w14:textId="7C993561" w:rsidR="00307D21" w:rsidRDefault="00307D21" w:rsidP="00307D21">
      <w:pPr>
        <w:pStyle w:val="ListParagraph"/>
        <w:numPr>
          <w:ilvl w:val="0"/>
          <w:numId w:val="37"/>
        </w:numPr>
      </w:pPr>
      <w:r>
        <w:t>Distribution of TOTAL COSTS</w:t>
      </w:r>
    </w:p>
    <w:p w14:paraId="067E3BC3" w14:textId="4C8A31E9" w:rsidR="00307D21" w:rsidRDefault="00307D21" w:rsidP="00307D21">
      <w:pPr>
        <w:pStyle w:val="ListParagraph"/>
        <w:numPr>
          <w:ilvl w:val="0"/>
          <w:numId w:val="37"/>
        </w:numPr>
      </w:pPr>
      <w:r>
        <w:t>Distribution of Yield per hectare (kg)</w:t>
      </w:r>
    </w:p>
    <w:p w14:paraId="2150D1CF" w14:textId="5EF38AF0" w:rsidR="00307D21" w:rsidRDefault="00307D21" w:rsidP="00307D21">
      <w:pPr>
        <w:pStyle w:val="ListParagraph"/>
        <w:numPr>
          <w:ilvl w:val="0"/>
          <w:numId w:val="37"/>
        </w:numPr>
      </w:pPr>
      <w:r>
        <w:t>Distribution of Farmgate price (pesos/kg)</w:t>
      </w:r>
    </w:p>
    <w:p w14:paraId="0B1CE2E4" w14:textId="5301F7CC" w:rsidR="00307D21" w:rsidRDefault="00307D21" w:rsidP="00307D21">
      <w:pPr>
        <w:pStyle w:val="ListParagraph"/>
        <w:numPr>
          <w:ilvl w:val="0"/>
          <w:numId w:val="37"/>
        </w:numPr>
      </w:pPr>
      <w:r>
        <w:t>Distribution of Crop types</w:t>
      </w:r>
    </w:p>
    <w:p w14:paraId="557421CD" w14:textId="087C9377" w:rsidR="00307D21" w:rsidRDefault="00307D21" w:rsidP="00307D21">
      <w:pPr>
        <w:pStyle w:val="ListParagraph"/>
        <w:numPr>
          <w:ilvl w:val="0"/>
          <w:numId w:val="37"/>
        </w:numPr>
      </w:pPr>
      <w:r>
        <w:t>Distribution of Seasons</w:t>
      </w:r>
    </w:p>
    <w:p w14:paraId="29DBB503" w14:textId="21E2BF24" w:rsidR="00DB30B3" w:rsidRPr="00DB30B3" w:rsidRDefault="00DB30B3" w:rsidP="00DB30B3">
      <w:pPr>
        <w:pStyle w:val="Caption"/>
      </w:pPr>
      <w:bookmarkStart w:id="84" w:name="_Toc183075734"/>
      <w:r>
        <w:t xml:space="preserve">Figure </w:t>
      </w:r>
      <w:r>
        <w:fldChar w:fldCharType="begin"/>
      </w:r>
      <w:r>
        <w:instrText xml:space="preserve"> SEQ Figure \* ARABIC </w:instrText>
      </w:r>
      <w:r>
        <w:fldChar w:fldCharType="separate"/>
      </w:r>
      <w:r w:rsidR="00B71F61">
        <w:rPr>
          <w:noProof/>
        </w:rPr>
        <w:t>3</w:t>
      </w:r>
      <w:r>
        <w:fldChar w:fldCharType="end"/>
      </w:r>
      <w:r>
        <w:t xml:space="preserve"> </w:t>
      </w:r>
      <w:r>
        <w:br/>
      </w:r>
      <w:r w:rsidRPr="00DB30B3">
        <w:rPr>
          <w:b w:val="0"/>
          <w:bCs w:val="0"/>
          <w:i/>
          <w:iCs w:val="0"/>
        </w:rPr>
        <w:t>Distribution of CASH COSTS</w:t>
      </w:r>
      <w:bookmarkEnd w:id="84"/>
    </w:p>
    <w:p w14:paraId="24A924EE" w14:textId="7401B049" w:rsidR="00307D21" w:rsidRDefault="00307D21" w:rsidP="00BB7C65">
      <w:pPr>
        <w:jc w:val="center"/>
      </w:pPr>
      <w:r w:rsidRPr="00307D21">
        <w:rPr>
          <w:noProof/>
        </w:rPr>
        <w:lastRenderedPageBreak/>
        <w:drawing>
          <wp:inline distT="0" distB="0" distL="0" distR="0" wp14:anchorId="7FD4D089" wp14:editId="354BDC1B">
            <wp:extent cx="5274310" cy="3712210"/>
            <wp:effectExtent l="0" t="0" r="2540" b="2540"/>
            <wp:docPr id="440122165" name="Picture 1" descr="A graph of a distribution of cash co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2165" name="Picture 1" descr="A graph of a distribution of cash costs&#10;&#10;Description automatically generated"/>
                    <pic:cNvPicPr/>
                  </pic:nvPicPr>
                  <pic:blipFill>
                    <a:blip r:embed="rId24"/>
                    <a:stretch>
                      <a:fillRect/>
                    </a:stretch>
                  </pic:blipFill>
                  <pic:spPr>
                    <a:xfrm>
                      <a:off x="0" y="0"/>
                      <a:ext cx="5274310" cy="3712210"/>
                    </a:xfrm>
                    <a:prstGeom prst="rect">
                      <a:avLst/>
                    </a:prstGeom>
                  </pic:spPr>
                </pic:pic>
              </a:graphicData>
            </a:graphic>
          </wp:inline>
        </w:drawing>
      </w:r>
    </w:p>
    <w:p w14:paraId="795FC33D" w14:textId="2DFD0452" w:rsidR="00BB7C65" w:rsidRPr="00BB7C65" w:rsidRDefault="00BB7C65" w:rsidP="00AB47DA">
      <w:pPr>
        <w:pStyle w:val="Caption"/>
        <w:jc w:val="both"/>
        <w:rPr>
          <w:b w:val="0"/>
          <w:bCs w:val="0"/>
        </w:rPr>
      </w:pPr>
      <w:r>
        <w:tab/>
      </w:r>
      <w:r w:rsidRPr="00BB7C65">
        <w:rPr>
          <w:b w:val="0"/>
          <w:bCs w:val="0"/>
        </w:rPr>
        <w:t xml:space="preserve">Figure 2 is the cash cost distribution of crop production as observed from the dataset of 2002 to 2021. This histogram, accompanied by the kernel density estimation (KDE), represents the distribution of different cash cost values reported in the years. The x-axis shows various cash cost peso figures, whilst the y-axis provides the number of times that these costs were reported in the dataset. The dispersion of the KDE towards the </w:t>
      </w:r>
      <w:r w:rsidR="0094252B">
        <w:rPr>
          <w:b w:val="0"/>
          <w:bCs w:val="0"/>
        </w:rPr>
        <w:t>bell-shaped</w:t>
      </w:r>
      <w:r w:rsidRPr="00BB7C65">
        <w:rPr>
          <w:b w:val="0"/>
          <w:bCs w:val="0"/>
        </w:rPr>
        <w:t xml:space="preserve"> curve suggests that majority of the cash costs are grouped around the middle of the distribution most farmers are likely to incur normal cash </w:t>
      </w:r>
      <w:r w:rsidR="0094252B">
        <w:rPr>
          <w:b w:val="0"/>
          <w:bCs w:val="0"/>
        </w:rPr>
        <w:t>costs</w:t>
      </w:r>
      <w:r w:rsidRPr="00BB7C65">
        <w:rPr>
          <w:b w:val="0"/>
          <w:bCs w:val="0"/>
        </w:rPr>
        <w:t xml:space="preserve"> under normal circumstances. The spread and tails of the distribution give information about the variability, years with low or high farming </w:t>
      </w:r>
      <w:r w:rsidR="0094252B">
        <w:rPr>
          <w:b w:val="0"/>
          <w:bCs w:val="0"/>
        </w:rPr>
        <w:t>costs</w:t>
      </w:r>
      <w:r w:rsidRPr="00BB7C65">
        <w:rPr>
          <w:b w:val="0"/>
          <w:bCs w:val="0"/>
        </w:rPr>
        <w:t xml:space="preserve"> can be due to market prices, changes in agricultural policy</w:t>
      </w:r>
      <w:r w:rsidR="0094252B">
        <w:rPr>
          <w:b w:val="0"/>
          <w:bCs w:val="0"/>
        </w:rPr>
        <w:t>,</w:t>
      </w:r>
      <w:r w:rsidRPr="00BB7C65">
        <w:rPr>
          <w:b w:val="0"/>
          <w:bCs w:val="0"/>
        </w:rPr>
        <w:t xml:space="preserve"> or unfavorable climatic conditions.</w:t>
      </w:r>
    </w:p>
    <w:p w14:paraId="4C235D79" w14:textId="479AF6A1" w:rsidR="00A47F40" w:rsidRDefault="00A47F40" w:rsidP="00A47F40">
      <w:pPr>
        <w:pStyle w:val="Caption"/>
      </w:pPr>
      <w:bookmarkStart w:id="85" w:name="_Toc183075735"/>
      <w:r>
        <w:t xml:space="preserve">Figure </w:t>
      </w:r>
      <w:r>
        <w:fldChar w:fldCharType="begin"/>
      </w:r>
      <w:r>
        <w:instrText xml:space="preserve"> SEQ Figure \* ARABIC </w:instrText>
      </w:r>
      <w:r>
        <w:fldChar w:fldCharType="separate"/>
      </w:r>
      <w:r w:rsidR="00B71F61">
        <w:rPr>
          <w:noProof/>
        </w:rPr>
        <w:t>4</w:t>
      </w:r>
      <w:r>
        <w:fldChar w:fldCharType="end"/>
      </w:r>
      <w:r>
        <w:t xml:space="preserve"> </w:t>
      </w:r>
      <w:r>
        <w:br/>
      </w:r>
      <w:r w:rsidRPr="00A47F40">
        <w:rPr>
          <w:b w:val="0"/>
          <w:bCs w:val="0"/>
          <w:i/>
          <w:iCs w:val="0"/>
        </w:rPr>
        <w:t>Distribution of TOTAL COSTS</w:t>
      </w:r>
      <w:bookmarkEnd w:id="85"/>
    </w:p>
    <w:p w14:paraId="55EA0CEA" w14:textId="218CB123" w:rsidR="00307D21" w:rsidRPr="00307D21" w:rsidRDefault="00307D21" w:rsidP="00307D21">
      <w:r w:rsidRPr="00307D21">
        <w:rPr>
          <w:noProof/>
        </w:rPr>
        <w:lastRenderedPageBreak/>
        <w:drawing>
          <wp:inline distT="0" distB="0" distL="0" distR="0" wp14:anchorId="2D745D77" wp14:editId="3CE22E3F">
            <wp:extent cx="5274310" cy="3712210"/>
            <wp:effectExtent l="0" t="0" r="2540" b="2540"/>
            <wp:docPr id="1499731023" name="Picture 1" descr="A graph of a distribution of co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31023" name="Picture 1" descr="A graph of a distribution of costs&#10;&#10;Description automatically generated"/>
                    <pic:cNvPicPr/>
                  </pic:nvPicPr>
                  <pic:blipFill>
                    <a:blip r:embed="rId25"/>
                    <a:stretch>
                      <a:fillRect/>
                    </a:stretch>
                  </pic:blipFill>
                  <pic:spPr>
                    <a:xfrm>
                      <a:off x="0" y="0"/>
                      <a:ext cx="5274310" cy="3712210"/>
                    </a:xfrm>
                    <a:prstGeom prst="rect">
                      <a:avLst/>
                    </a:prstGeom>
                  </pic:spPr>
                </pic:pic>
              </a:graphicData>
            </a:graphic>
          </wp:inline>
        </w:drawing>
      </w:r>
    </w:p>
    <w:p w14:paraId="7D0173A0" w14:textId="51063031" w:rsidR="00BB7C65" w:rsidRPr="00BB7C65" w:rsidRDefault="00BB7C65" w:rsidP="00515902">
      <w:pPr>
        <w:pStyle w:val="Caption"/>
        <w:jc w:val="both"/>
        <w:rPr>
          <w:b w:val="0"/>
          <w:bCs w:val="0"/>
        </w:rPr>
      </w:pPr>
      <w:r>
        <w:tab/>
      </w:r>
      <w:r w:rsidRPr="00BB7C65">
        <w:rPr>
          <w:b w:val="0"/>
          <w:bCs w:val="0"/>
        </w:rPr>
        <w:t xml:space="preserve">This figure shows the total costs incurred in </w:t>
      </w:r>
      <w:r w:rsidR="005D5FF8" w:rsidRPr="00BB7C65">
        <w:rPr>
          <w:b w:val="0"/>
          <w:bCs w:val="0"/>
        </w:rPr>
        <w:t>crop</w:t>
      </w:r>
      <w:r w:rsidRPr="00BB7C65">
        <w:rPr>
          <w:b w:val="0"/>
          <w:bCs w:val="0"/>
        </w:rPr>
        <w:t xml:space="preserve"> production which </w:t>
      </w:r>
      <w:r w:rsidR="005D5FF8">
        <w:rPr>
          <w:b w:val="0"/>
          <w:bCs w:val="0"/>
        </w:rPr>
        <w:t>have</w:t>
      </w:r>
      <w:r w:rsidRPr="00BB7C65">
        <w:rPr>
          <w:b w:val="0"/>
          <w:bCs w:val="0"/>
        </w:rPr>
        <w:t xml:space="preserve"> been analyzed over the years 2002 to 2021 are presented in figure 3 below. The use of histogram with kernel density estimate works in this paper to present the overall cost that farmers incur, whether </w:t>
      </w:r>
      <w:r w:rsidR="005D5FF8">
        <w:rPr>
          <w:b w:val="0"/>
          <w:bCs w:val="0"/>
        </w:rPr>
        <w:t>on</w:t>
      </w:r>
      <w:r w:rsidRPr="00BB7C65">
        <w:rPr>
          <w:b w:val="0"/>
          <w:bCs w:val="0"/>
        </w:rPr>
        <w:t xml:space="preserve"> </w:t>
      </w:r>
      <w:r w:rsidR="005D5FF8">
        <w:rPr>
          <w:b w:val="0"/>
          <w:bCs w:val="0"/>
        </w:rPr>
        <w:t xml:space="preserve">a </w:t>
      </w:r>
      <w:r w:rsidRPr="00BB7C65">
        <w:rPr>
          <w:b w:val="0"/>
          <w:bCs w:val="0"/>
        </w:rPr>
        <w:t xml:space="preserve">cash or non-cash basis including depreciation and imputed labor cost. The x-axis defines the total costs in pesos, and the y-axis defines how often the cost totals were observed within the data. The primary concentration around the </w:t>
      </w:r>
      <w:proofErr w:type="gramStart"/>
      <w:r w:rsidRPr="00BB7C65">
        <w:rPr>
          <w:b w:val="0"/>
          <w:bCs w:val="0"/>
        </w:rPr>
        <w:t>median</w:t>
      </w:r>
      <w:proofErr w:type="gramEnd"/>
      <w:r w:rsidRPr="00BB7C65">
        <w:rPr>
          <w:b w:val="0"/>
          <w:bCs w:val="0"/>
        </w:rPr>
        <w:t xml:space="preserve"> is the highest peak in the histogram </w:t>
      </w:r>
      <w:r w:rsidR="005D5FF8">
        <w:rPr>
          <w:b w:val="0"/>
          <w:bCs w:val="0"/>
        </w:rPr>
        <w:t>which</w:t>
      </w:r>
      <w:r w:rsidRPr="00BB7C65">
        <w:rPr>
          <w:b w:val="0"/>
          <w:bCs w:val="0"/>
        </w:rPr>
        <w:t xml:space="preserve"> shows that many farmers might expect the overall cost around this value. This means that there is a considerable shift in some </w:t>
      </w:r>
      <w:r w:rsidR="005D5FF8" w:rsidRPr="00BB7C65">
        <w:rPr>
          <w:b w:val="0"/>
          <w:bCs w:val="0"/>
        </w:rPr>
        <w:t>years,</w:t>
      </w:r>
      <w:r w:rsidRPr="00BB7C65">
        <w:rPr>
          <w:b w:val="0"/>
          <w:bCs w:val="0"/>
        </w:rPr>
        <w:t xml:space="preserve"> and these may be a result of factors outside the production function </w:t>
      </w:r>
      <w:r w:rsidR="005D5FF8">
        <w:rPr>
          <w:b w:val="0"/>
          <w:bCs w:val="0"/>
        </w:rPr>
        <w:t>that</w:t>
      </w:r>
      <w:r w:rsidRPr="00BB7C65">
        <w:rPr>
          <w:b w:val="0"/>
          <w:bCs w:val="0"/>
        </w:rPr>
        <w:t xml:space="preserve"> impact agricultural operations, prices of </w:t>
      </w:r>
      <w:proofErr w:type="gramStart"/>
      <w:r w:rsidRPr="00BB7C65">
        <w:rPr>
          <w:b w:val="0"/>
          <w:bCs w:val="0"/>
        </w:rPr>
        <w:t>inputs</w:t>
      </w:r>
      <w:proofErr w:type="gramEnd"/>
      <w:r w:rsidRPr="00BB7C65">
        <w:rPr>
          <w:b w:val="0"/>
          <w:bCs w:val="0"/>
        </w:rPr>
        <w:t xml:space="preserve">, changes in policies on agriculture or even weather conditions. This graph gives a good insight </w:t>
      </w:r>
      <w:proofErr w:type="gramStart"/>
      <w:r w:rsidRPr="00BB7C65">
        <w:rPr>
          <w:b w:val="0"/>
          <w:bCs w:val="0"/>
        </w:rPr>
        <w:t>of</w:t>
      </w:r>
      <w:proofErr w:type="gramEnd"/>
      <w:r w:rsidRPr="00BB7C65">
        <w:rPr>
          <w:b w:val="0"/>
          <w:bCs w:val="0"/>
        </w:rPr>
        <w:t xml:space="preserve"> the financial issues in the agricultural sector particularly years of strange costs that may affect profitability.</w:t>
      </w:r>
    </w:p>
    <w:p w14:paraId="77BD3BB5" w14:textId="77777777" w:rsidR="00BB7C65" w:rsidRPr="00BB7C65" w:rsidRDefault="00BB7C65" w:rsidP="00BB7C65"/>
    <w:p w14:paraId="077B1817" w14:textId="4ACCE971" w:rsidR="00DB30B3" w:rsidRPr="00DB30B3" w:rsidRDefault="00DB30B3" w:rsidP="00DB30B3">
      <w:pPr>
        <w:pStyle w:val="Caption"/>
      </w:pPr>
      <w:bookmarkStart w:id="86" w:name="_Toc183075736"/>
      <w:r>
        <w:lastRenderedPageBreak/>
        <w:t xml:space="preserve">Figure </w:t>
      </w:r>
      <w:r>
        <w:fldChar w:fldCharType="begin"/>
      </w:r>
      <w:r>
        <w:instrText xml:space="preserve"> SEQ Figure \* ARABIC </w:instrText>
      </w:r>
      <w:r>
        <w:fldChar w:fldCharType="separate"/>
      </w:r>
      <w:r w:rsidR="00B71F61">
        <w:rPr>
          <w:noProof/>
        </w:rPr>
        <w:t>5</w:t>
      </w:r>
      <w:r>
        <w:fldChar w:fldCharType="end"/>
      </w:r>
      <w:r>
        <w:t xml:space="preserve"> </w:t>
      </w:r>
      <w:r>
        <w:br/>
      </w:r>
      <w:r w:rsidRPr="00DB30B3">
        <w:rPr>
          <w:b w:val="0"/>
          <w:bCs w:val="0"/>
          <w:i/>
          <w:iCs w:val="0"/>
        </w:rPr>
        <w:t>Distribution of Yield per hectare (kg)</w:t>
      </w:r>
      <w:bookmarkEnd w:id="86"/>
    </w:p>
    <w:p w14:paraId="49211F10" w14:textId="1B2E5900" w:rsidR="00307D21" w:rsidRPr="00307D21" w:rsidRDefault="00307D21" w:rsidP="00515902">
      <w:r w:rsidRPr="00307D21">
        <w:rPr>
          <w:noProof/>
        </w:rPr>
        <w:drawing>
          <wp:inline distT="0" distB="0" distL="0" distR="0" wp14:anchorId="5C19040E" wp14:editId="31081CF0">
            <wp:extent cx="5274310" cy="3712210"/>
            <wp:effectExtent l="0" t="0" r="2540" b="2540"/>
            <wp:docPr id="467539880"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39880" name="Picture 1" descr="A graph with a line going up&#10;&#10;Description automatically generated"/>
                    <pic:cNvPicPr/>
                  </pic:nvPicPr>
                  <pic:blipFill>
                    <a:blip r:embed="rId26"/>
                    <a:stretch>
                      <a:fillRect/>
                    </a:stretch>
                  </pic:blipFill>
                  <pic:spPr>
                    <a:xfrm>
                      <a:off x="0" y="0"/>
                      <a:ext cx="5274310" cy="3712210"/>
                    </a:xfrm>
                    <a:prstGeom prst="rect">
                      <a:avLst/>
                    </a:prstGeom>
                  </pic:spPr>
                </pic:pic>
              </a:graphicData>
            </a:graphic>
          </wp:inline>
        </w:drawing>
      </w:r>
    </w:p>
    <w:p w14:paraId="61BF9E7B" w14:textId="02B38537" w:rsidR="00515902" w:rsidRPr="00DB30B3" w:rsidRDefault="00515902" w:rsidP="00DB30B3">
      <w:pPr>
        <w:pStyle w:val="Caption"/>
        <w:jc w:val="both"/>
        <w:rPr>
          <w:b w:val="0"/>
          <w:bCs w:val="0"/>
        </w:rPr>
      </w:pPr>
      <w:r>
        <w:tab/>
      </w:r>
      <w:r w:rsidRPr="00515902">
        <w:rPr>
          <w:b w:val="0"/>
          <w:bCs w:val="0"/>
        </w:rPr>
        <w:t xml:space="preserve">This figure shows the amounts of yield per hectare for crops, in kilograms. The results indicate that the highest frequency is 3000 kg, which implies that this yield rate is dominant in the dataset. It also possesses a peak thus showing there is a mode </w:t>
      </w:r>
      <w:r w:rsidR="005D5FF8" w:rsidRPr="00515902">
        <w:rPr>
          <w:b w:val="0"/>
          <w:bCs w:val="0"/>
        </w:rPr>
        <w:t>regarding</w:t>
      </w:r>
      <w:r w:rsidRPr="00515902">
        <w:rPr>
          <w:b w:val="0"/>
          <w:bCs w:val="0"/>
        </w:rPr>
        <w:t xml:space="preserve"> the distribution of the yield, with few observations having a yield that is higher or lower than the peak value. This distribution can </w:t>
      </w:r>
      <w:r w:rsidR="005D5FF8" w:rsidRPr="00515902">
        <w:rPr>
          <w:b w:val="0"/>
          <w:bCs w:val="0"/>
        </w:rPr>
        <w:t>help,</w:t>
      </w:r>
      <w:r w:rsidRPr="00515902">
        <w:rPr>
          <w:b w:val="0"/>
          <w:bCs w:val="0"/>
        </w:rPr>
        <w:t xml:space="preserve"> at least, to have an idea of the average productivity to be expected from the agricultural datasets and, therefore, to adjust the expected yield </w:t>
      </w:r>
      <w:r w:rsidR="005D5FF8" w:rsidRPr="00515902">
        <w:rPr>
          <w:b w:val="0"/>
          <w:bCs w:val="0"/>
        </w:rPr>
        <w:t>regarding</w:t>
      </w:r>
      <w:r w:rsidRPr="00515902">
        <w:rPr>
          <w:b w:val="0"/>
          <w:bCs w:val="0"/>
        </w:rPr>
        <w:t xml:space="preserve"> historical values.</w:t>
      </w:r>
    </w:p>
    <w:p w14:paraId="0BA5C034" w14:textId="140370E9" w:rsidR="00DB30B3" w:rsidRDefault="00DB30B3" w:rsidP="00DB30B3">
      <w:pPr>
        <w:pStyle w:val="Caption"/>
      </w:pPr>
      <w:bookmarkStart w:id="87" w:name="_Toc183075737"/>
      <w:r>
        <w:t xml:space="preserve">Figure </w:t>
      </w:r>
      <w:r>
        <w:fldChar w:fldCharType="begin"/>
      </w:r>
      <w:r>
        <w:instrText xml:space="preserve"> SEQ Figure \* ARABIC </w:instrText>
      </w:r>
      <w:r>
        <w:fldChar w:fldCharType="separate"/>
      </w:r>
      <w:r w:rsidR="00B71F61">
        <w:rPr>
          <w:noProof/>
        </w:rPr>
        <w:t>6</w:t>
      </w:r>
      <w:r>
        <w:fldChar w:fldCharType="end"/>
      </w:r>
      <w:r>
        <w:t xml:space="preserve"> </w:t>
      </w:r>
      <w:r>
        <w:br/>
      </w:r>
      <w:r w:rsidRPr="00DB30B3">
        <w:rPr>
          <w:b w:val="0"/>
          <w:bCs w:val="0"/>
          <w:i/>
          <w:iCs w:val="0"/>
        </w:rPr>
        <w:t>Distribution of Farmgate price (pesos/kg)</w:t>
      </w:r>
      <w:bookmarkEnd w:id="87"/>
    </w:p>
    <w:p w14:paraId="0E4D1C95" w14:textId="4BDD273D" w:rsidR="00307D21" w:rsidRPr="00307D21" w:rsidRDefault="00307D21" w:rsidP="00307D21">
      <w:r w:rsidRPr="00307D21">
        <w:rPr>
          <w:noProof/>
        </w:rPr>
        <w:lastRenderedPageBreak/>
        <w:drawing>
          <wp:inline distT="0" distB="0" distL="0" distR="0" wp14:anchorId="7E3735CF" wp14:editId="5B033B07">
            <wp:extent cx="5274310" cy="3712210"/>
            <wp:effectExtent l="0" t="0" r="2540" b="2540"/>
            <wp:docPr id="1121855478" name="Picture 1" descr="A graph of a distribution of a number of far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55478" name="Picture 1" descr="A graph of a distribution of a number of farms&#10;&#10;Description automatically generated with medium confidence"/>
                    <pic:cNvPicPr/>
                  </pic:nvPicPr>
                  <pic:blipFill>
                    <a:blip r:embed="rId27"/>
                    <a:stretch>
                      <a:fillRect/>
                    </a:stretch>
                  </pic:blipFill>
                  <pic:spPr>
                    <a:xfrm>
                      <a:off x="0" y="0"/>
                      <a:ext cx="5274310" cy="3712210"/>
                    </a:xfrm>
                    <a:prstGeom prst="rect">
                      <a:avLst/>
                    </a:prstGeom>
                  </pic:spPr>
                </pic:pic>
              </a:graphicData>
            </a:graphic>
          </wp:inline>
        </w:drawing>
      </w:r>
    </w:p>
    <w:p w14:paraId="34834E20" w14:textId="75247173" w:rsidR="00515902" w:rsidRPr="00515902" w:rsidRDefault="00515902" w:rsidP="00515902">
      <w:pPr>
        <w:pStyle w:val="Caption"/>
        <w:jc w:val="both"/>
        <w:rPr>
          <w:b w:val="0"/>
          <w:bCs w:val="0"/>
        </w:rPr>
      </w:pPr>
      <w:r>
        <w:tab/>
      </w:r>
      <w:r w:rsidRPr="00515902">
        <w:rPr>
          <w:b w:val="0"/>
          <w:bCs w:val="0"/>
        </w:rPr>
        <w:t xml:space="preserve">This figure shows the extent of farmgate prices in pesos per kilogram. It also indicates that the highest density of the price range is 10 pesos per kg, which can be considered as the mode of distribution. The spread of the data Shows that there is variability of the Prices that farmers get for their produce depending on </w:t>
      </w:r>
      <w:r w:rsidR="005D5FF8">
        <w:rPr>
          <w:b w:val="0"/>
          <w:bCs w:val="0"/>
        </w:rPr>
        <w:t>several</w:t>
      </w:r>
      <w:r w:rsidRPr="00515902">
        <w:rPr>
          <w:b w:val="0"/>
          <w:bCs w:val="0"/>
        </w:rPr>
        <w:t xml:space="preserve"> factors </w:t>
      </w:r>
      <w:r w:rsidR="005D5FF8" w:rsidRPr="00515902">
        <w:rPr>
          <w:b w:val="0"/>
          <w:bCs w:val="0"/>
        </w:rPr>
        <w:t>including</w:t>
      </w:r>
      <w:r w:rsidRPr="00515902">
        <w:rPr>
          <w:b w:val="0"/>
          <w:bCs w:val="0"/>
        </w:rPr>
        <w:t xml:space="preserve"> market dema</w:t>
      </w:r>
      <w:r w:rsidR="005D5FF8">
        <w:rPr>
          <w:b w:val="0"/>
          <w:bCs w:val="0"/>
        </w:rPr>
        <w:t>nd</w:t>
      </w:r>
      <w:r w:rsidRPr="00515902">
        <w:rPr>
          <w:b w:val="0"/>
          <w:bCs w:val="0"/>
        </w:rPr>
        <w:t xml:space="preserve">; the cost of production; </w:t>
      </w:r>
      <w:r w:rsidR="005D5FF8">
        <w:rPr>
          <w:b w:val="0"/>
          <w:bCs w:val="0"/>
        </w:rPr>
        <w:t xml:space="preserve">and </w:t>
      </w:r>
      <w:r w:rsidRPr="00515902">
        <w:rPr>
          <w:b w:val="0"/>
          <w:bCs w:val="0"/>
        </w:rPr>
        <w:t xml:space="preserve">the quality of produce among others. It is important to understand this distribution </w:t>
      </w:r>
      <w:r w:rsidR="005D5FF8">
        <w:rPr>
          <w:b w:val="0"/>
          <w:bCs w:val="0"/>
        </w:rPr>
        <w:t>to</w:t>
      </w:r>
      <w:r w:rsidRPr="00515902">
        <w:rPr>
          <w:b w:val="0"/>
          <w:bCs w:val="0"/>
        </w:rPr>
        <w:t xml:space="preserve"> undertake economic analysis within the agricultural sector and assist various players in the sector in making better decisions regarding pricing, production</w:t>
      </w:r>
      <w:r w:rsidR="005D5FF8">
        <w:rPr>
          <w:b w:val="0"/>
          <w:bCs w:val="0"/>
        </w:rPr>
        <w:t>,</w:t>
      </w:r>
      <w:r w:rsidRPr="00515902">
        <w:rPr>
          <w:b w:val="0"/>
          <w:bCs w:val="0"/>
        </w:rPr>
        <w:t xml:space="preserve"> and sales.</w:t>
      </w:r>
    </w:p>
    <w:p w14:paraId="6CE00B89" w14:textId="77777777" w:rsidR="001112A2" w:rsidRDefault="001112A2" w:rsidP="00307D21"/>
    <w:p w14:paraId="078EE5EF" w14:textId="77777777" w:rsidR="001112A2" w:rsidRDefault="001112A2" w:rsidP="00307D21"/>
    <w:p w14:paraId="79D22E49" w14:textId="77777777" w:rsidR="001112A2" w:rsidRDefault="001112A2" w:rsidP="00307D21"/>
    <w:p w14:paraId="24D5B49D" w14:textId="77777777" w:rsidR="001112A2" w:rsidRDefault="001112A2" w:rsidP="00307D21"/>
    <w:p w14:paraId="58205BE7" w14:textId="77777777" w:rsidR="001112A2" w:rsidRDefault="001112A2" w:rsidP="00307D21"/>
    <w:p w14:paraId="09422222" w14:textId="5D49F6F6" w:rsidR="008B0E59" w:rsidRDefault="008B0E59" w:rsidP="008B0E59">
      <w:pPr>
        <w:pStyle w:val="Caption"/>
      </w:pPr>
      <w:bookmarkStart w:id="88" w:name="_Toc183075738"/>
      <w:r>
        <w:lastRenderedPageBreak/>
        <w:t xml:space="preserve">Figure </w:t>
      </w:r>
      <w:r>
        <w:fldChar w:fldCharType="begin"/>
      </w:r>
      <w:r>
        <w:instrText xml:space="preserve"> SEQ Figure \* ARABIC </w:instrText>
      </w:r>
      <w:r>
        <w:fldChar w:fldCharType="separate"/>
      </w:r>
      <w:r w:rsidR="00B71F61">
        <w:rPr>
          <w:noProof/>
        </w:rPr>
        <w:t>7</w:t>
      </w:r>
      <w:r>
        <w:fldChar w:fldCharType="end"/>
      </w:r>
      <w:r>
        <w:t xml:space="preserve"> </w:t>
      </w:r>
      <w:r>
        <w:br/>
      </w:r>
      <w:r w:rsidRPr="008B0E59">
        <w:rPr>
          <w:b w:val="0"/>
          <w:bCs w:val="0"/>
          <w:i/>
          <w:iCs w:val="0"/>
        </w:rPr>
        <w:t>Distribution of Crop Types</w:t>
      </w:r>
      <w:bookmarkEnd w:id="88"/>
    </w:p>
    <w:p w14:paraId="38AC43CD" w14:textId="69BBA984" w:rsidR="00307D21" w:rsidRPr="00307D21" w:rsidRDefault="00307D21" w:rsidP="00307D21">
      <w:r w:rsidRPr="00307D21">
        <w:rPr>
          <w:noProof/>
        </w:rPr>
        <w:drawing>
          <wp:inline distT="0" distB="0" distL="0" distR="0" wp14:anchorId="64985868" wp14:editId="2C506384">
            <wp:extent cx="5274310" cy="3712210"/>
            <wp:effectExtent l="0" t="0" r="2540" b="2540"/>
            <wp:docPr id="1467552343" name="Picture 1" descr="A blue and orang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2343" name="Picture 1" descr="A blue and orange rectangular shapes&#10;&#10;Description automatically generated"/>
                    <pic:cNvPicPr/>
                  </pic:nvPicPr>
                  <pic:blipFill>
                    <a:blip r:embed="rId28"/>
                    <a:stretch>
                      <a:fillRect/>
                    </a:stretch>
                  </pic:blipFill>
                  <pic:spPr>
                    <a:xfrm>
                      <a:off x="0" y="0"/>
                      <a:ext cx="5274310" cy="3712210"/>
                    </a:xfrm>
                    <a:prstGeom prst="rect">
                      <a:avLst/>
                    </a:prstGeom>
                  </pic:spPr>
                </pic:pic>
              </a:graphicData>
            </a:graphic>
          </wp:inline>
        </w:drawing>
      </w:r>
    </w:p>
    <w:p w14:paraId="1D40837C" w14:textId="0EF3108A" w:rsidR="001112A2" w:rsidRPr="001112A2" w:rsidRDefault="001112A2" w:rsidP="00307D21">
      <w:pPr>
        <w:pStyle w:val="Caption"/>
        <w:rPr>
          <w:b w:val="0"/>
          <w:bCs w:val="0"/>
        </w:rPr>
      </w:pPr>
      <w:r>
        <w:tab/>
      </w:r>
      <w:r w:rsidRPr="001112A2">
        <w:rPr>
          <w:b w:val="0"/>
          <w:bCs w:val="0"/>
        </w:rPr>
        <w:t xml:space="preserve">This figure shows an equal proportion of both crop types, which has been </w:t>
      </w:r>
      <w:r w:rsidR="005D5FF8">
        <w:rPr>
          <w:b w:val="0"/>
          <w:bCs w:val="0"/>
        </w:rPr>
        <w:t>emphasized</w:t>
      </w:r>
      <w:r w:rsidRPr="001112A2">
        <w:rPr>
          <w:b w:val="0"/>
          <w:bCs w:val="0"/>
        </w:rPr>
        <w:t xml:space="preserve"> in the collection of data. This equal distribution also implies that the set of data used is very general and does not incline towards the benefit of one crop over the other, thereby enabling the researchers to compare and evaluate the practice and results of agriculture </w:t>
      </w:r>
      <w:r w:rsidR="005D5FF8">
        <w:rPr>
          <w:b w:val="0"/>
          <w:bCs w:val="0"/>
        </w:rPr>
        <w:t>concerning</w:t>
      </w:r>
      <w:r w:rsidRPr="001112A2">
        <w:rPr>
          <w:b w:val="0"/>
          <w:bCs w:val="0"/>
        </w:rPr>
        <w:t xml:space="preserve"> the principal food crops in the Philippines.</w:t>
      </w:r>
    </w:p>
    <w:p w14:paraId="011D4030" w14:textId="08D817ED" w:rsidR="008B0E59" w:rsidRDefault="008B0E59" w:rsidP="008B0E59">
      <w:pPr>
        <w:pStyle w:val="Caption"/>
      </w:pPr>
      <w:bookmarkStart w:id="89" w:name="_Toc183075739"/>
      <w:r>
        <w:t xml:space="preserve">Figure </w:t>
      </w:r>
      <w:r>
        <w:fldChar w:fldCharType="begin"/>
      </w:r>
      <w:r>
        <w:instrText xml:space="preserve"> SEQ Figure \* ARABIC </w:instrText>
      </w:r>
      <w:r>
        <w:fldChar w:fldCharType="separate"/>
      </w:r>
      <w:r w:rsidR="00B71F61">
        <w:rPr>
          <w:noProof/>
        </w:rPr>
        <w:t>8</w:t>
      </w:r>
      <w:r>
        <w:fldChar w:fldCharType="end"/>
      </w:r>
      <w:r>
        <w:t xml:space="preserve"> </w:t>
      </w:r>
      <w:r>
        <w:br/>
      </w:r>
      <w:r w:rsidRPr="008B0E59">
        <w:rPr>
          <w:b w:val="0"/>
          <w:bCs w:val="0"/>
          <w:i/>
          <w:iCs w:val="0"/>
        </w:rPr>
        <w:t>Distribution of Seasons</w:t>
      </w:r>
      <w:bookmarkEnd w:id="89"/>
    </w:p>
    <w:p w14:paraId="36F149AF" w14:textId="52994B9C" w:rsidR="00307D21" w:rsidRPr="00307D21" w:rsidRDefault="00307D21" w:rsidP="00307D21">
      <w:r w:rsidRPr="00307D21">
        <w:rPr>
          <w:noProof/>
        </w:rPr>
        <w:lastRenderedPageBreak/>
        <w:drawing>
          <wp:inline distT="0" distB="0" distL="0" distR="0" wp14:anchorId="5DF6741D" wp14:editId="02D84AEC">
            <wp:extent cx="5274310" cy="3712210"/>
            <wp:effectExtent l="0" t="0" r="2540" b="2540"/>
            <wp:docPr id="1081667068"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67068" name="Picture 1" descr="A chart of different colors&#10;&#10;Description automatically generated with medium confidence"/>
                    <pic:cNvPicPr/>
                  </pic:nvPicPr>
                  <pic:blipFill>
                    <a:blip r:embed="rId29"/>
                    <a:stretch>
                      <a:fillRect/>
                    </a:stretch>
                  </pic:blipFill>
                  <pic:spPr>
                    <a:xfrm>
                      <a:off x="0" y="0"/>
                      <a:ext cx="5274310" cy="3712210"/>
                    </a:xfrm>
                    <a:prstGeom prst="rect">
                      <a:avLst/>
                    </a:prstGeom>
                  </pic:spPr>
                </pic:pic>
              </a:graphicData>
            </a:graphic>
          </wp:inline>
        </w:drawing>
      </w:r>
    </w:p>
    <w:p w14:paraId="24A343FA" w14:textId="389E41FE" w:rsidR="00307D21" w:rsidRPr="00307D21" w:rsidRDefault="00C82B4A" w:rsidP="00307D21">
      <w:r>
        <w:t xml:space="preserve">This figure shows </w:t>
      </w:r>
      <w:r w:rsidRPr="00C82B4A">
        <w:t xml:space="preserve">the distribution of </w:t>
      </w:r>
      <w:r w:rsidR="005D5FF8" w:rsidRPr="00C82B4A">
        <w:t>data</w:t>
      </w:r>
      <w:r w:rsidRPr="00C82B4A">
        <w:t xml:space="preserve"> entries </w:t>
      </w:r>
      <w:r w:rsidR="005D5FF8">
        <w:t xml:space="preserve">and </w:t>
      </w:r>
      <w:r w:rsidRPr="00C82B4A">
        <w:t>has been grouped into average, dry</w:t>
      </w:r>
      <w:r w:rsidR="005D5FF8">
        <w:t>,</w:t>
      </w:r>
      <w:r w:rsidRPr="00C82B4A">
        <w:t xml:space="preserve"> and wet </w:t>
      </w:r>
      <w:r w:rsidR="005D5FF8">
        <w:t>seasons</w:t>
      </w:r>
      <w:r w:rsidRPr="00C82B4A">
        <w:t xml:space="preserve">. The equal distribution across the three categories shows that the dataset covers all aspects of agriculture, in various seasonal environments. This uniformity helps the analysis factor in seasonality of crop production and costs, to provide </w:t>
      </w:r>
      <w:r w:rsidR="005D5FF8">
        <w:t xml:space="preserve">an </w:t>
      </w:r>
      <w:r w:rsidRPr="00C82B4A">
        <w:t>understanding of how the different seasons influence agricultural output and costs in the region.</w:t>
      </w:r>
    </w:p>
    <w:p w14:paraId="27A192FD" w14:textId="77777777" w:rsidR="001112A2" w:rsidRDefault="001112A2" w:rsidP="006839F1"/>
    <w:p w14:paraId="4B0856E1" w14:textId="69A986B4" w:rsidR="006839F1" w:rsidRDefault="006839F1" w:rsidP="006839F1">
      <w:r>
        <w:t>INCLUDE SCATTERPLOT COMPARISONS OF:</w:t>
      </w:r>
    </w:p>
    <w:p w14:paraId="302E30A5" w14:textId="4F559510" w:rsidR="006839F1" w:rsidRDefault="006839F1" w:rsidP="006839F1">
      <w:pPr>
        <w:pStyle w:val="ListParagraph"/>
        <w:numPr>
          <w:ilvl w:val="0"/>
          <w:numId w:val="38"/>
        </w:numPr>
      </w:pPr>
      <w:r w:rsidRPr="006839F1">
        <w:t>CASH COSTS vs Yield per hectare (kg)</w:t>
      </w:r>
    </w:p>
    <w:p w14:paraId="205D1E94" w14:textId="545779B7" w:rsidR="006839F1" w:rsidRDefault="006839F1" w:rsidP="006839F1">
      <w:pPr>
        <w:pStyle w:val="ListParagraph"/>
        <w:numPr>
          <w:ilvl w:val="0"/>
          <w:numId w:val="38"/>
        </w:numPr>
      </w:pPr>
      <w:r w:rsidRPr="006839F1">
        <w:t>Farmgate price vs Yield per hectare (kg)</w:t>
      </w:r>
    </w:p>
    <w:p w14:paraId="01C89E1E" w14:textId="6D1CEB91" w:rsidR="008B0E59" w:rsidRPr="008B0E59" w:rsidRDefault="008B0E59" w:rsidP="008B0E59">
      <w:pPr>
        <w:pStyle w:val="Caption"/>
        <w:rPr>
          <w:b w:val="0"/>
          <w:bCs w:val="0"/>
          <w:i/>
          <w:iCs w:val="0"/>
        </w:rPr>
      </w:pPr>
      <w:bookmarkStart w:id="90" w:name="_Toc183075740"/>
      <w:r>
        <w:t xml:space="preserve">Figure </w:t>
      </w:r>
      <w:r>
        <w:fldChar w:fldCharType="begin"/>
      </w:r>
      <w:r>
        <w:instrText xml:space="preserve"> SEQ Figure \* ARABIC </w:instrText>
      </w:r>
      <w:r>
        <w:fldChar w:fldCharType="separate"/>
      </w:r>
      <w:r w:rsidR="00B71F61">
        <w:rPr>
          <w:noProof/>
        </w:rPr>
        <w:t>9</w:t>
      </w:r>
      <w:r>
        <w:fldChar w:fldCharType="end"/>
      </w:r>
      <w:r>
        <w:t xml:space="preserve"> </w:t>
      </w:r>
      <w:r>
        <w:br/>
      </w:r>
      <w:r w:rsidRPr="008B0E59">
        <w:rPr>
          <w:b w:val="0"/>
          <w:bCs w:val="0"/>
          <w:i/>
          <w:iCs w:val="0"/>
        </w:rPr>
        <w:t>Total Number of CASH COSTS Compared to total amount of Yield per hectare (kg)</w:t>
      </w:r>
      <w:bookmarkEnd w:id="90"/>
    </w:p>
    <w:p w14:paraId="10232EA1" w14:textId="36FA40AB" w:rsidR="006839F1" w:rsidRPr="006839F1" w:rsidRDefault="006839F1" w:rsidP="006839F1">
      <w:r w:rsidRPr="006839F1">
        <w:rPr>
          <w:noProof/>
        </w:rPr>
        <w:lastRenderedPageBreak/>
        <w:drawing>
          <wp:inline distT="0" distB="0" distL="0" distR="0" wp14:anchorId="398FA581" wp14:editId="75A12719">
            <wp:extent cx="5274310" cy="3646170"/>
            <wp:effectExtent l="0" t="0" r="2540" b="0"/>
            <wp:docPr id="19262997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99710" name="Picture 1" descr="A diagram of a graph&#10;&#10;Description automatically generated"/>
                    <pic:cNvPicPr/>
                  </pic:nvPicPr>
                  <pic:blipFill>
                    <a:blip r:embed="rId30"/>
                    <a:stretch>
                      <a:fillRect/>
                    </a:stretch>
                  </pic:blipFill>
                  <pic:spPr>
                    <a:xfrm>
                      <a:off x="0" y="0"/>
                      <a:ext cx="5274310" cy="3646170"/>
                    </a:xfrm>
                    <a:prstGeom prst="rect">
                      <a:avLst/>
                    </a:prstGeom>
                  </pic:spPr>
                </pic:pic>
              </a:graphicData>
            </a:graphic>
          </wp:inline>
        </w:drawing>
      </w:r>
    </w:p>
    <w:p w14:paraId="2FC7483E" w14:textId="5FE4F5C7" w:rsidR="006C17AC" w:rsidRPr="006C17AC" w:rsidRDefault="006C17AC" w:rsidP="006839F1">
      <w:pPr>
        <w:pStyle w:val="Caption"/>
        <w:rPr>
          <w:b w:val="0"/>
          <w:bCs w:val="0"/>
        </w:rPr>
      </w:pPr>
      <w:r>
        <w:tab/>
      </w:r>
      <w:r w:rsidRPr="006C17AC">
        <w:rPr>
          <w:b w:val="0"/>
          <w:bCs w:val="0"/>
        </w:rPr>
        <w:t xml:space="preserve">This figure shows the regression of cash costs on the yield per hectare in kg. Every dot on the graph reflects the cash cost that corresponds to a definite yield value. The distribution also appears to have a general trend that higher cash costs are usually followed by higher yields which </w:t>
      </w:r>
      <w:r w:rsidR="005D5FF8">
        <w:rPr>
          <w:b w:val="0"/>
          <w:bCs w:val="0"/>
        </w:rPr>
        <w:t>implies</w:t>
      </w:r>
      <w:r w:rsidRPr="006C17AC">
        <w:rPr>
          <w:b w:val="0"/>
          <w:bCs w:val="0"/>
        </w:rPr>
        <w:t xml:space="preserve"> that more investment could lead to better yields of crops. With increases in the cash costs, there is an increase in the dispersion of points which </w:t>
      </w:r>
      <w:proofErr w:type="gramStart"/>
      <w:r w:rsidRPr="006C17AC">
        <w:rPr>
          <w:b w:val="0"/>
          <w:bCs w:val="0"/>
        </w:rPr>
        <w:t>shows</w:t>
      </w:r>
      <w:proofErr w:type="gramEnd"/>
      <w:r w:rsidRPr="006C17AC">
        <w:rPr>
          <w:b w:val="0"/>
          <w:bCs w:val="0"/>
        </w:rPr>
        <w:t xml:space="preserve"> that costs vary in terms of yield gains.</w:t>
      </w:r>
    </w:p>
    <w:p w14:paraId="2DD59511" w14:textId="4EEFDE32" w:rsidR="006839F1" w:rsidRDefault="006839F1" w:rsidP="006839F1">
      <w:pPr>
        <w:pStyle w:val="Caption"/>
        <w:rPr>
          <w:b w:val="0"/>
          <w:bCs w:val="0"/>
          <w:i/>
        </w:rPr>
      </w:pPr>
      <w:r>
        <w:br/>
      </w:r>
    </w:p>
    <w:p w14:paraId="171E2512" w14:textId="3DFB0A5A" w:rsidR="008B0E59" w:rsidRPr="008B0E59" w:rsidRDefault="008B0E59" w:rsidP="008B0E59">
      <w:pPr>
        <w:pStyle w:val="Caption"/>
        <w:rPr>
          <w:b w:val="0"/>
          <w:bCs w:val="0"/>
          <w:i/>
          <w:iCs w:val="0"/>
        </w:rPr>
      </w:pPr>
      <w:bookmarkStart w:id="91" w:name="_Toc183075741"/>
      <w:r>
        <w:t xml:space="preserve">Figure </w:t>
      </w:r>
      <w:r>
        <w:fldChar w:fldCharType="begin"/>
      </w:r>
      <w:r>
        <w:instrText xml:space="preserve"> SEQ Figure \* ARABIC </w:instrText>
      </w:r>
      <w:r>
        <w:fldChar w:fldCharType="separate"/>
      </w:r>
      <w:r w:rsidR="00B71F61">
        <w:rPr>
          <w:noProof/>
        </w:rPr>
        <w:t>10</w:t>
      </w:r>
      <w:r>
        <w:fldChar w:fldCharType="end"/>
      </w:r>
      <w:r>
        <w:t xml:space="preserve"> </w:t>
      </w:r>
      <w:r>
        <w:br/>
      </w:r>
      <w:r w:rsidRPr="008B0E59">
        <w:rPr>
          <w:b w:val="0"/>
          <w:bCs w:val="0"/>
          <w:i/>
          <w:iCs w:val="0"/>
        </w:rPr>
        <w:t>Total Number of Farmgate price Compared to total amount of Yield per hectare (kg)</w:t>
      </w:r>
      <w:bookmarkEnd w:id="91"/>
    </w:p>
    <w:p w14:paraId="5BCB3967" w14:textId="20E0AEC5" w:rsidR="006839F1" w:rsidRPr="006839F1" w:rsidRDefault="006839F1" w:rsidP="006839F1">
      <w:r w:rsidRPr="006839F1">
        <w:rPr>
          <w:noProof/>
        </w:rPr>
        <w:lastRenderedPageBreak/>
        <w:drawing>
          <wp:inline distT="0" distB="0" distL="0" distR="0" wp14:anchorId="669D928F" wp14:editId="28C55295">
            <wp:extent cx="5274310" cy="3646170"/>
            <wp:effectExtent l="0" t="0" r="2540" b="0"/>
            <wp:docPr id="12048426" name="Picture 1" descr="A diagram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426" name="Picture 1" descr="A diagram of a farm&#10;&#10;Description automatically generated"/>
                    <pic:cNvPicPr/>
                  </pic:nvPicPr>
                  <pic:blipFill>
                    <a:blip r:embed="rId31"/>
                    <a:stretch>
                      <a:fillRect/>
                    </a:stretch>
                  </pic:blipFill>
                  <pic:spPr>
                    <a:xfrm>
                      <a:off x="0" y="0"/>
                      <a:ext cx="5274310" cy="3646170"/>
                    </a:xfrm>
                    <a:prstGeom prst="rect">
                      <a:avLst/>
                    </a:prstGeom>
                  </pic:spPr>
                </pic:pic>
              </a:graphicData>
            </a:graphic>
          </wp:inline>
        </w:drawing>
      </w:r>
    </w:p>
    <w:p w14:paraId="053EB66D" w14:textId="6593031E" w:rsidR="00AD754C" w:rsidRPr="009741B1" w:rsidRDefault="006C17AC" w:rsidP="009741B1">
      <w:pPr>
        <w:ind w:firstLine="0"/>
      </w:pPr>
      <w:r>
        <w:tab/>
        <w:t xml:space="preserve">This figure shows </w:t>
      </w:r>
      <w:r w:rsidRPr="006C17AC">
        <w:t xml:space="preserve">the farmgate prices for cocoa </w:t>
      </w:r>
      <w:r w:rsidR="000518CD">
        <w:t>concerning</w:t>
      </w:r>
      <w:r w:rsidRPr="006C17AC">
        <w:t xml:space="preserve"> yield per hectare ($/kg). On the scatter plot, it can be observed that yield per hectare is positively related to the farmgate prices with a certain amount of dispersion. This relationship illustrates how the cost of produce as determined in the market affects either the productivity of agriculture or the feasibility of raising production.</w:t>
      </w:r>
    </w:p>
    <w:p w14:paraId="7AC88341" w14:textId="611B7C36" w:rsidR="008B0E59" w:rsidRDefault="008B0E59" w:rsidP="008B0E59">
      <w:pPr>
        <w:pStyle w:val="Caption"/>
      </w:pPr>
      <w:bookmarkStart w:id="92" w:name="_Toc183075742"/>
      <w:r>
        <w:t xml:space="preserve">Figure </w:t>
      </w:r>
      <w:r>
        <w:fldChar w:fldCharType="begin"/>
      </w:r>
      <w:r>
        <w:instrText xml:space="preserve"> SEQ Figure \* ARABIC </w:instrText>
      </w:r>
      <w:r>
        <w:fldChar w:fldCharType="separate"/>
      </w:r>
      <w:r w:rsidR="00B71F61">
        <w:rPr>
          <w:noProof/>
        </w:rPr>
        <w:t>11</w:t>
      </w:r>
      <w:r>
        <w:fldChar w:fldCharType="end"/>
      </w:r>
      <w:r>
        <w:t xml:space="preserve"> </w:t>
      </w:r>
      <w:r>
        <w:br/>
      </w:r>
      <w:r w:rsidRPr="008B0E59">
        <w:rPr>
          <w:b w:val="0"/>
          <w:bCs w:val="0"/>
          <w:i/>
          <w:iCs w:val="0"/>
        </w:rPr>
        <w:t>Boxplots for Key Numerical Features to Detect Outliers</w:t>
      </w:r>
      <w:bookmarkEnd w:id="92"/>
    </w:p>
    <w:p w14:paraId="4B5BA970" w14:textId="16B6E61A" w:rsidR="00AD754C" w:rsidRDefault="00AD754C" w:rsidP="00AD754C">
      <w:pPr>
        <w:pStyle w:val="Caption"/>
        <w:rPr>
          <w:b w:val="0"/>
          <w:bCs w:val="0"/>
          <w:i/>
        </w:rPr>
      </w:pPr>
      <w:r w:rsidRPr="00AD754C">
        <w:rPr>
          <w:b w:val="0"/>
          <w:bCs w:val="0"/>
          <w:i/>
          <w:noProof/>
        </w:rPr>
        <w:lastRenderedPageBreak/>
        <w:drawing>
          <wp:inline distT="0" distB="0" distL="0" distR="0" wp14:anchorId="01A62919" wp14:editId="4897BF7D">
            <wp:extent cx="5274310" cy="4298315"/>
            <wp:effectExtent l="0" t="0" r="2540" b="6985"/>
            <wp:docPr id="170358819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88196" name="Picture 1" descr="A diagram of a graph&#10;&#10;Description automatically generated with medium confidence"/>
                    <pic:cNvPicPr/>
                  </pic:nvPicPr>
                  <pic:blipFill>
                    <a:blip r:embed="rId32"/>
                    <a:stretch>
                      <a:fillRect/>
                    </a:stretch>
                  </pic:blipFill>
                  <pic:spPr>
                    <a:xfrm>
                      <a:off x="0" y="0"/>
                      <a:ext cx="5274310" cy="4298315"/>
                    </a:xfrm>
                    <a:prstGeom prst="rect">
                      <a:avLst/>
                    </a:prstGeom>
                  </pic:spPr>
                </pic:pic>
              </a:graphicData>
            </a:graphic>
          </wp:inline>
        </w:drawing>
      </w:r>
    </w:p>
    <w:p w14:paraId="70AFECD9" w14:textId="0BC38114" w:rsidR="002E5337" w:rsidRPr="00B71F61" w:rsidRDefault="006C17AC" w:rsidP="00B71F61">
      <w:pPr>
        <w:rPr>
          <w:lang w:val="en-PH"/>
        </w:rPr>
      </w:pPr>
      <w:r w:rsidRPr="006C17AC">
        <w:rPr>
          <w:lang w:val="en-PH"/>
        </w:rPr>
        <w:t>This figure contains boxplots which are used to identify outliers in the yield per hectare across various costs and returns such as cash cost, non-cash cost, returns above cash cost</w:t>
      </w:r>
      <w:r w:rsidR="00054915">
        <w:rPr>
          <w:lang w:val="en-PH"/>
        </w:rPr>
        <w:t>,</w:t>
      </w:r>
      <w:r w:rsidRPr="006C17AC">
        <w:rPr>
          <w:lang w:val="en-PH"/>
        </w:rPr>
        <w:t xml:space="preserve"> and net returns. The plots also show the median, IQR</w:t>
      </w:r>
      <w:r w:rsidR="006276DF">
        <w:rPr>
          <w:lang w:val="en-PH"/>
        </w:rPr>
        <w:t xml:space="preserve"> (Interquartile Range)</w:t>
      </w:r>
      <w:r w:rsidR="00054915">
        <w:rPr>
          <w:lang w:val="en-PH"/>
        </w:rPr>
        <w:t>,</w:t>
      </w:r>
      <w:r w:rsidRPr="006C17AC">
        <w:rPr>
          <w:lang w:val="en-PH"/>
        </w:rPr>
        <w:t xml:space="preserve"> and possible outliers of the respective categories. A very large spread in the “Yield per hectare” proves that there are large variations in the yields, which depend on such factors as farming methods, use of inputs, and location.</w:t>
      </w:r>
    </w:p>
    <w:p w14:paraId="24C62CD6" w14:textId="0AA0D46C" w:rsidR="00B71F61" w:rsidRDefault="00B71F61" w:rsidP="00B71F61">
      <w:pPr>
        <w:pStyle w:val="Caption"/>
      </w:pPr>
      <w:bookmarkStart w:id="93" w:name="_Toc183076577"/>
      <w:r>
        <w:t xml:space="preserve">Table </w:t>
      </w:r>
      <w:r>
        <w:fldChar w:fldCharType="begin"/>
      </w:r>
      <w:r>
        <w:instrText xml:space="preserve"> SEQ Table \* ARABIC </w:instrText>
      </w:r>
      <w:r>
        <w:fldChar w:fldCharType="separate"/>
      </w:r>
      <w:r>
        <w:rPr>
          <w:noProof/>
        </w:rPr>
        <w:t>4</w:t>
      </w:r>
      <w:r>
        <w:fldChar w:fldCharType="end"/>
      </w:r>
      <w:r>
        <w:t xml:space="preserve"> </w:t>
      </w:r>
      <w:r>
        <w:br/>
      </w:r>
      <w:r w:rsidRPr="00B71F61">
        <w:rPr>
          <w:b w:val="0"/>
          <w:bCs w:val="0"/>
          <w:i/>
          <w:iCs w:val="0"/>
        </w:rPr>
        <w:t>Summary Statistics for the Numerical Features</w:t>
      </w:r>
      <w:bookmarkEnd w:id="93"/>
    </w:p>
    <w:tbl>
      <w:tblPr>
        <w:tblW w:w="8075" w:type="dxa"/>
        <w:jc w:val="center"/>
        <w:tblLayout w:type="fixed"/>
        <w:tblLook w:val="04A0" w:firstRow="1" w:lastRow="0" w:firstColumn="1" w:lastColumn="0" w:noHBand="0" w:noVBand="1"/>
      </w:tblPr>
      <w:tblGrid>
        <w:gridCol w:w="1140"/>
        <w:gridCol w:w="573"/>
        <w:gridCol w:w="850"/>
        <w:gridCol w:w="709"/>
        <w:gridCol w:w="992"/>
        <w:gridCol w:w="993"/>
        <w:gridCol w:w="992"/>
        <w:gridCol w:w="1826"/>
      </w:tblGrid>
      <w:tr w:rsidR="00297CA4" w:rsidRPr="00297CA4" w14:paraId="0A1DB770" w14:textId="77777777" w:rsidTr="008A1372">
        <w:trPr>
          <w:trHeight w:val="1177"/>
          <w:jc w:val="center"/>
        </w:trPr>
        <w:tc>
          <w:tcPr>
            <w:tcW w:w="11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C17EA"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 </w:t>
            </w:r>
          </w:p>
        </w:tc>
        <w:tc>
          <w:tcPr>
            <w:tcW w:w="573" w:type="dxa"/>
            <w:tcBorders>
              <w:top w:val="single" w:sz="4" w:space="0" w:color="000000"/>
              <w:left w:val="nil"/>
              <w:bottom w:val="single" w:sz="4" w:space="0" w:color="000000"/>
              <w:right w:val="single" w:sz="4" w:space="0" w:color="000000"/>
            </w:tcBorders>
            <w:shd w:val="clear" w:color="auto" w:fill="auto"/>
            <w:vAlign w:val="center"/>
            <w:hideMark/>
          </w:tcPr>
          <w:p w14:paraId="5BDE60AB"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Year</w:t>
            </w:r>
          </w:p>
        </w:tc>
        <w:tc>
          <w:tcPr>
            <w:tcW w:w="850" w:type="dxa"/>
            <w:tcBorders>
              <w:top w:val="single" w:sz="4" w:space="0" w:color="000000"/>
              <w:left w:val="nil"/>
              <w:bottom w:val="single" w:sz="4" w:space="0" w:color="000000"/>
              <w:right w:val="single" w:sz="4" w:space="0" w:color="000000"/>
            </w:tcBorders>
            <w:shd w:val="clear" w:color="auto" w:fill="auto"/>
            <w:vAlign w:val="center"/>
            <w:hideMark/>
          </w:tcPr>
          <w:p w14:paraId="7D2F7934"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CASH COSTS</w:t>
            </w:r>
          </w:p>
        </w:tc>
        <w:tc>
          <w:tcPr>
            <w:tcW w:w="709" w:type="dxa"/>
            <w:tcBorders>
              <w:top w:val="single" w:sz="4" w:space="0" w:color="000000"/>
              <w:left w:val="nil"/>
              <w:bottom w:val="single" w:sz="4" w:space="0" w:color="000000"/>
              <w:right w:val="single" w:sz="4" w:space="0" w:color="000000"/>
            </w:tcBorders>
            <w:shd w:val="clear" w:color="auto" w:fill="auto"/>
            <w:vAlign w:val="center"/>
            <w:hideMark/>
          </w:tcPr>
          <w:p w14:paraId="2149AE1D"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NON-CASH COSTS</w:t>
            </w:r>
          </w:p>
        </w:tc>
        <w:tc>
          <w:tcPr>
            <w:tcW w:w="992" w:type="dxa"/>
            <w:tcBorders>
              <w:top w:val="single" w:sz="4" w:space="0" w:color="000000"/>
              <w:left w:val="nil"/>
              <w:bottom w:val="single" w:sz="4" w:space="0" w:color="000000"/>
              <w:right w:val="single" w:sz="4" w:space="0" w:color="000000"/>
            </w:tcBorders>
            <w:shd w:val="clear" w:color="auto" w:fill="auto"/>
            <w:vAlign w:val="center"/>
            <w:hideMark/>
          </w:tcPr>
          <w:p w14:paraId="22A94981"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IMPUTED COSTS</w:t>
            </w:r>
          </w:p>
        </w:tc>
        <w:tc>
          <w:tcPr>
            <w:tcW w:w="993" w:type="dxa"/>
            <w:tcBorders>
              <w:top w:val="single" w:sz="4" w:space="0" w:color="000000"/>
              <w:left w:val="nil"/>
              <w:bottom w:val="single" w:sz="4" w:space="0" w:color="000000"/>
              <w:right w:val="single" w:sz="4" w:space="0" w:color="000000"/>
            </w:tcBorders>
            <w:shd w:val="clear" w:color="auto" w:fill="auto"/>
            <w:vAlign w:val="center"/>
            <w:hideMark/>
          </w:tcPr>
          <w:p w14:paraId="5375B1D4"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TOTAL COSTS</w:t>
            </w:r>
          </w:p>
        </w:tc>
        <w:tc>
          <w:tcPr>
            <w:tcW w:w="992" w:type="dxa"/>
            <w:tcBorders>
              <w:top w:val="single" w:sz="4" w:space="0" w:color="000000"/>
              <w:left w:val="nil"/>
              <w:bottom w:val="single" w:sz="4" w:space="0" w:color="000000"/>
              <w:right w:val="single" w:sz="4" w:space="0" w:color="000000"/>
            </w:tcBorders>
            <w:shd w:val="clear" w:color="auto" w:fill="auto"/>
            <w:vAlign w:val="center"/>
            <w:hideMark/>
          </w:tcPr>
          <w:p w14:paraId="6533F54B"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GROSS RETURNS</w:t>
            </w:r>
          </w:p>
        </w:tc>
        <w:tc>
          <w:tcPr>
            <w:tcW w:w="1826" w:type="dxa"/>
            <w:tcBorders>
              <w:top w:val="single" w:sz="4" w:space="0" w:color="000000"/>
              <w:left w:val="nil"/>
              <w:bottom w:val="single" w:sz="4" w:space="0" w:color="000000"/>
              <w:right w:val="single" w:sz="4" w:space="0" w:color="000000"/>
            </w:tcBorders>
            <w:shd w:val="clear" w:color="auto" w:fill="auto"/>
            <w:vAlign w:val="center"/>
            <w:hideMark/>
          </w:tcPr>
          <w:p w14:paraId="155631F0"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RETURNS ABOVE CASH COSTS</w:t>
            </w:r>
          </w:p>
        </w:tc>
      </w:tr>
      <w:tr w:rsidR="00297CA4" w:rsidRPr="00297CA4" w14:paraId="5950EF2F"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311300F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count</w:t>
            </w:r>
          </w:p>
        </w:tc>
        <w:tc>
          <w:tcPr>
            <w:tcW w:w="573" w:type="dxa"/>
            <w:tcBorders>
              <w:top w:val="nil"/>
              <w:left w:val="nil"/>
              <w:bottom w:val="single" w:sz="4" w:space="0" w:color="000000"/>
              <w:right w:val="single" w:sz="4" w:space="0" w:color="000000"/>
            </w:tcBorders>
            <w:shd w:val="clear" w:color="auto" w:fill="auto"/>
            <w:vAlign w:val="center"/>
            <w:hideMark/>
          </w:tcPr>
          <w:p w14:paraId="411966F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850" w:type="dxa"/>
            <w:tcBorders>
              <w:top w:val="nil"/>
              <w:left w:val="nil"/>
              <w:bottom w:val="single" w:sz="4" w:space="0" w:color="000000"/>
              <w:right w:val="single" w:sz="4" w:space="0" w:color="000000"/>
            </w:tcBorders>
            <w:shd w:val="clear" w:color="auto" w:fill="auto"/>
            <w:vAlign w:val="center"/>
            <w:hideMark/>
          </w:tcPr>
          <w:p w14:paraId="0690CE8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709" w:type="dxa"/>
            <w:tcBorders>
              <w:top w:val="nil"/>
              <w:left w:val="nil"/>
              <w:bottom w:val="single" w:sz="4" w:space="0" w:color="000000"/>
              <w:right w:val="single" w:sz="4" w:space="0" w:color="000000"/>
            </w:tcBorders>
            <w:shd w:val="clear" w:color="auto" w:fill="auto"/>
            <w:vAlign w:val="center"/>
            <w:hideMark/>
          </w:tcPr>
          <w:p w14:paraId="7C4FE9F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992" w:type="dxa"/>
            <w:tcBorders>
              <w:top w:val="nil"/>
              <w:left w:val="nil"/>
              <w:bottom w:val="single" w:sz="4" w:space="0" w:color="000000"/>
              <w:right w:val="single" w:sz="4" w:space="0" w:color="000000"/>
            </w:tcBorders>
            <w:shd w:val="clear" w:color="auto" w:fill="auto"/>
            <w:vAlign w:val="center"/>
            <w:hideMark/>
          </w:tcPr>
          <w:p w14:paraId="20D0335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993" w:type="dxa"/>
            <w:tcBorders>
              <w:top w:val="nil"/>
              <w:left w:val="nil"/>
              <w:bottom w:val="single" w:sz="4" w:space="0" w:color="000000"/>
              <w:right w:val="single" w:sz="4" w:space="0" w:color="000000"/>
            </w:tcBorders>
            <w:shd w:val="clear" w:color="auto" w:fill="auto"/>
            <w:vAlign w:val="center"/>
            <w:hideMark/>
          </w:tcPr>
          <w:p w14:paraId="6E4DDBC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992" w:type="dxa"/>
            <w:tcBorders>
              <w:top w:val="nil"/>
              <w:left w:val="nil"/>
              <w:bottom w:val="single" w:sz="4" w:space="0" w:color="000000"/>
              <w:right w:val="single" w:sz="4" w:space="0" w:color="000000"/>
            </w:tcBorders>
            <w:shd w:val="clear" w:color="auto" w:fill="auto"/>
            <w:vAlign w:val="center"/>
            <w:hideMark/>
          </w:tcPr>
          <w:p w14:paraId="3BF55F53"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1826" w:type="dxa"/>
            <w:tcBorders>
              <w:top w:val="nil"/>
              <w:left w:val="nil"/>
              <w:bottom w:val="single" w:sz="4" w:space="0" w:color="000000"/>
              <w:right w:val="single" w:sz="4" w:space="0" w:color="000000"/>
            </w:tcBorders>
            <w:shd w:val="clear" w:color="auto" w:fill="auto"/>
            <w:vAlign w:val="center"/>
            <w:hideMark/>
          </w:tcPr>
          <w:p w14:paraId="4F56BAB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r>
      <w:tr w:rsidR="00297CA4" w:rsidRPr="00297CA4" w14:paraId="68B1E975"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10F4B72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mean</w:t>
            </w:r>
          </w:p>
        </w:tc>
        <w:tc>
          <w:tcPr>
            <w:tcW w:w="573" w:type="dxa"/>
            <w:tcBorders>
              <w:top w:val="nil"/>
              <w:left w:val="nil"/>
              <w:bottom w:val="single" w:sz="4" w:space="0" w:color="000000"/>
              <w:right w:val="single" w:sz="4" w:space="0" w:color="000000"/>
            </w:tcBorders>
            <w:shd w:val="clear" w:color="auto" w:fill="auto"/>
            <w:vAlign w:val="center"/>
            <w:hideMark/>
          </w:tcPr>
          <w:p w14:paraId="17239EF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2011.5</w:t>
            </w:r>
          </w:p>
        </w:tc>
        <w:tc>
          <w:tcPr>
            <w:tcW w:w="850" w:type="dxa"/>
            <w:tcBorders>
              <w:top w:val="nil"/>
              <w:left w:val="nil"/>
              <w:bottom w:val="single" w:sz="4" w:space="0" w:color="000000"/>
              <w:right w:val="single" w:sz="4" w:space="0" w:color="000000"/>
            </w:tcBorders>
            <w:shd w:val="clear" w:color="auto" w:fill="auto"/>
            <w:vAlign w:val="center"/>
            <w:hideMark/>
          </w:tcPr>
          <w:p w14:paraId="4C9692B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14628.7083</w:t>
            </w:r>
          </w:p>
        </w:tc>
        <w:tc>
          <w:tcPr>
            <w:tcW w:w="709" w:type="dxa"/>
            <w:tcBorders>
              <w:top w:val="nil"/>
              <w:left w:val="nil"/>
              <w:bottom w:val="single" w:sz="4" w:space="0" w:color="000000"/>
              <w:right w:val="single" w:sz="4" w:space="0" w:color="000000"/>
            </w:tcBorders>
            <w:shd w:val="clear" w:color="auto" w:fill="auto"/>
            <w:vAlign w:val="center"/>
            <w:hideMark/>
          </w:tcPr>
          <w:p w14:paraId="4786812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8550.3</w:t>
            </w:r>
          </w:p>
        </w:tc>
        <w:tc>
          <w:tcPr>
            <w:tcW w:w="992" w:type="dxa"/>
            <w:tcBorders>
              <w:top w:val="nil"/>
              <w:left w:val="nil"/>
              <w:bottom w:val="single" w:sz="4" w:space="0" w:color="000000"/>
              <w:right w:val="single" w:sz="4" w:space="0" w:color="000000"/>
            </w:tcBorders>
            <w:shd w:val="clear" w:color="auto" w:fill="auto"/>
            <w:vAlign w:val="center"/>
            <w:hideMark/>
          </w:tcPr>
          <w:p w14:paraId="0E15310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7826.28333</w:t>
            </w:r>
          </w:p>
        </w:tc>
        <w:tc>
          <w:tcPr>
            <w:tcW w:w="993" w:type="dxa"/>
            <w:tcBorders>
              <w:top w:val="nil"/>
              <w:left w:val="nil"/>
              <w:bottom w:val="single" w:sz="4" w:space="0" w:color="000000"/>
              <w:right w:val="single" w:sz="4" w:space="0" w:color="000000"/>
            </w:tcBorders>
            <w:shd w:val="clear" w:color="auto" w:fill="auto"/>
            <w:vAlign w:val="center"/>
            <w:hideMark/>
          </w:tcPr>
          <w:p w14:paraId="5E07739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30321.1417</w:t>
            </w:r>
          </w:p>
        </w:tc>
        <w:tc>
          <w:tcPr>
            <w:tcW w:w="992" w:type="dxa"/>
            <w:tcBorders>
              <w:top w:val="nil"/>
              <w:left w:val="nil"/>
              <w:bottom w:val="single" w:sz="4" w:space="0" w:color="000000"/>
              <w:right w:val="single" w:sz="4" w:space="0" w:color="000000"/>
            </w:tcBorders>
            <w:shd w:val="clear" w:color="auto" w:fill="auto"/>
            <w:vAlign w:val="center"/>
            <w:hideMark/>
          </w:tcPr>
          <w:p w14:paraId="5EE99C8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44443.35</w:t>
            </w:r>
          </w:p>
        </w:tc>
        <w:tc>
          <w:tcPr>
            <w:tcW w:w="1826" w:type="dxa"/>
            <w:tcBorders>
              <w:top w:val="nil"/>
              <w:left w:val="nil"/>
              <w:bottom w:val="single" w:sz="4" w:space="0" w:color="000000"/>
              <w:right w:val="single" w:sz="4" w:space="0" w:color="000000"/>
            </w:tcBorders>
            <w:shd w:val="clear" w:color="auto" w:fill="auto"/>
            <w:vAlign w:val="center"/>
            <w:hideMark/>
          </w:tcPr>
          <w:p w14:paraId="4327B85F"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29961.3</w:t>
            </w:r>
          </w:p>
        </w:tc>
      </w:tr>
      <w:tr w:rsidR="00297CA4" w:rsidRPr="00297CA4" w14:paraId="68C5D950"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0C56109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lastRenderedPageBreak/>
              <w:t>std</w:t>
            </w:r>
          </w:p>
        </w:tc>
        <w:tc>
          <w:tcPr>
            <w:tcW w:w="573" w:type="dxa"/>
            <w:tcBorders>
              <w:top w:val="nil"/>
              <w:left w:val="nil"/>
              <w:bottom w:val="single" w:sz="4" w:space="0" w:color="000000"/>
              <w:right w:val="single" w:sz="4" w:space="0" w:color="000000"/>
            </w:tcBorders>
            <w:shd w:val="clear" w:color="auto" w:fill="auto"/>
            <w:vAlign w:val="center"/>
            <w:hideMark/>
          </w:tcPr>
          <w:p w14:paraId="5CC61CB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5.790459</w:t>
            </w:r>
          </w:p>
        </w:tc>
        <w:tc>
          <w:tcPr>
            <w:tcW w:w="850" w:type="dxa"/>
            <w:tcBorders>
              <w:top w:val="nil"/>
              <w:left w:val="nil"/>
              <w:bottom w:val="single" w:sz="4" w:space="0" w:color="000000"/>
              <w:right w:val="single" w:sz="4" w:space="0" w:color="000000"/>
            </w:tcBorders>
            <w:shd w:val="clear" w:color="auto" w:fill="auto"/>
            <w:vAlign w:val="center"/>
            <w:hideMark/>
          </w:tcPr>
          <w:p w14:paraId="3749298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4748.69217</w:t>
            </w:r>
          </w:p>
        </w:tc>
        <w:tc>
          <w:tcPr>
            <w:tcW w:w="709" w:type="dxa"/>
            <w:tcBorders>
              <w:top w:val="nil"/>
              <w:left w:val="nil"/>
              <w:bottom w:val="single" w:sz="4" w:space="0" w:color="000000"/>
              <w:right w:val="single" w:sz="4" w:space="0" w:color="000000"/>
            </w:tcBorders>
            <w:shd w:val="clear" w:color="auto" w:fill="auto"/>
            <w:vAlign w:val="center"/>
            <w:hideMark/>
          </w:tcPr>
          <w:p w14:paraId="0CCAA943"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4730.00361</w:t>
            </w:r>
          </w:p>
        </w:tc>
        <w:tc>
          <w:tcPr>
            <w:tcW w:w="992" w:type="dxa"/>
            <w:tcBorders>
              <w:top w:val="nil"/>
              <w:left w:val="nil"/>
              <w:bottom w:val="single" w:sz="4" w:space="0" w:color="000000"/>
              <w:right w:val="single" w:sz="4" w:space="0" w:color="000000"/>
            </w:tcBorders>
            <w:shd w:val="clear" w:color="auto" w:fill="auto"/>
            <w:vAlign w:val="center"/>
            <w:hideMark/>
          </w:tcPr>
          <w:p w14:paraId="55CC2FE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2279.58812</w:t>
            </w:r>
          </w:p>
        </w:tc>
        <w:tc>
          <w:tcPr>
            <w:tcW w:w="993" w:type="dxa"/>
            <w:tcBorders>
              <w:top w:val="nil"/>
              <w:left w:val="nil"/>
              <w:bottom w:val="single" w:sz="4" w:space="0" w:color="000000"/>
              <w:right w:val="single" w:sz="4" w:space="0" w:color="000000"/>
            </w:tcBorders>
            <w:shd w:val="clear" w:color="auto" w:fill="auto"/>
            <w:vAlign w:val="center"/>
            <w:hideMark/>
          </w:tcPr>
          <w:p w14:paraId="155786F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11077.3716</w:t>
            </w:r>
          </w:p>
        </w:tc>
        <w:tc>
          <w:tcPr>
            <w:tcW w:w="992" w:type="dxa"/>
            <w:tcBorders>
              <w:top w:val="nil"/>
              <w:left w:val="nil"/>
              <w:bottom w:val="single" w:sz="4" w:space="0" w:color="000000"/>
              <w:right w:val="single" w:sz="4" w:space="0" w:color="000000"/>
            </w:tcBorders>
            <w:shd w:val="clear" w:color="auto" w:fill="auto"/>
            <w:vAlign w:val="center"/>
            <w:hideMark/>
          </w:tcPr>
          <w:p w14:paraId="59E192D6"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17888.9867</w:t>
            </w:r>
          </w:p>
        </w:tc>
        <w:tc>
          <w:tcPr>
            <w:tcW w:w="1826" w:type="dxa"/>
            <w:tcBorders>
              <w:top w:val="nil"/>
              <w:left w:val="nil"/>
              <w:bottom w:val="single" w:sz="4" w:space="0" w:color="000000"/>
              <w:right w:val="single" w:sz="4" w:space="0" w:color="000000"/>
            </w:tcBorders>
            <w:shd w:val="clear" w:color="auto" w:fill="auto"/>
            <w:vAlign w:val="center"/>
            <w:hideMark/>
          </w:tcPr>
          <w:p w14:paraId="3DCB052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13425.9554</w:t>
            </w:r>
          </w:p>
        </w:tc>
      </w:tr>
      <w:tr w:rsidR="00297CA4" w:rsidRPr="00297CA4" w14:paraId="0F18FEC3"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092EC53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min</w:t>
            </w:r>
          </w:p>
        </w:tc>
        <w:tc>
          <w:tcPr>
            <w:tcW w:w="573" w:type="dxa"/>
            <w:tcBorders>
              <w:top w:val="nil"/>
              <w:left w:val="nil"/>
              <w:bottom w:val="single" w:sz="4" w:space="0" w:color="000000"/>
              <w:right w:val="single" w:sz="4" w:space="0" w:color="000000"/>
            </w:tcBorders>
            <w:shd w:val="clear" w:color="auto" w:fill="auto"/>
            <w:vAlign w:val="center"/>
            <w:hideMark/>
          </w:tcPr>
          <w:p w14:paraId="625122E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2002</w:t>
            </w:r>
          </w:p>
        </w:tc>
        <w:tc>
          <w:tcPr>
            <w:tcW w:w="850" w:type="dxa"/>
            <w:tcBorders>
              <w:top w:val="nil"/>
              <w:left w:val="nil"/>
              <w:bottom w:val="single" w:sz="4" w:space="0" w:color="000000"/>
              <w:right w:val="single" w:sz="4" w:space="0" w:color="000000"/>
            </w:tcBorders>
            <w:shd w:val="clear" w:color="auto" w:fill="auto"/>
            <w:vAlign w:val="center"/>
            <w:hideMark/>
          </w:tcPr>
          <w:p w14:paraId="5DB3DF4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5255</w:t>
            </w:r>
          </w:p>
        </w:tc>
        <w:tc>
          <w:tcPr>
            <w:tcW w:w="709" w:type="dxa"/>
            <w:tcBorders>
              <w:top w:val="nil"/>
              <w:left w:val="nil"/>
              <w:bottom w:val="single" w:sz="4" w:space="0" w:color="000000"/>
              <w:right w:val="single" w:sz="4" w:space="0" w:color="000000"/>
            </w:tcBorders>
            <w:shd w:val="clear" w:color="auto" w:fill="auto"/>
            <w:vAlign w:val="center"/>
            <w:hideMark/>
          </w:tcPr>
          <w:p w14:paraId="5889F3A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1306</w:t>
            </w:r>
          </w:p>
        </w:tc>
        <w:tc>
          <w:tcPr>
            <w:tcW w:w="992" w:type="dxa"/>
            <w:tcBorders>
              <w:top w:val="nil"/>
              <w:left w:val="nil"/>
              <w:bottom w:val="single" w:sz="4" w:space="0" w:color="000000"/>
              <w:right w:val="single" w:sz="4" w:space="0" w:color="000000"/>
            </w:tcBorders>
            <w:shd w:val="clear" w:color="auto" w:fill="auto"/>
            <w:vAlign w:val="center"/>
            <w:hideMark/>
          </w:tcPr>
          <w:p w14:paraId="3F54F20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3516</w:t>
            </w:r>
          </w:p>
        </w:tc>
        <w:tc>
          <w:tcPr>
            <w:tcW w:w="993" w:type="dxa"/>
            <w:tcBorders>
              <w:top w:val="nil"/>
              <w:left w:val="nil"/>
              <w:bottom w:val="single" w:sz="4" w:space="0" w:color="000000"/>
              <w:right w:val="single" w:sz="4" w:space="0" w:color="000000"/>
            </w:tcBorders>
            <w:shd w:val="clear" w:color="auto" w:fill="auto"/>
            <w:vAlign w:val="center"/>
            <w:hideMark/>
          </w:tcPr>
          <w:p w14:paraId="38D5143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10508</w:t>
            </w:r>
          </w:p>
        </w:tc>
        <w:tc>
          <w:tcPr>
            <w:tcW w:w="992" w:type="dxa"/>
            <w:tcBorders>
              <w:top w:val="nil"/>
              <w:left w:val="nil"/>
              <w:bottom w:val="single" w:sz="4" w:space="0" w:color="000000"/>
              <w:right w:val="single" w:sz="4" w:space="0" w:color="000000"/>
            </w:tcBorders>
            <w:shd w:val="clear" w:color="auto" w:fill="auto"/>
            <w:vAlign w:val="center"/>
            <w:hideMark/>
          </w:tcPr>
          <w:p w14:paraId="6176360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12162</w:t>
            </w:r>
          </w:p>
        </w:tc>
        <w:tc>
          <w:tcPr>
            <w:tcW w:w="1826" w:type="dxa"/>
            <w:tcBorders>
              <w:top w:val="nil"/>
              <w:left w:val="nil"/>
              <w:bottom w:val="single" w:sz="4" w:space="0" w:color="000000"/>
              <w:right w:val="single" w:sz="4" w:space="0" w:color="000000"/>
            </w:tcBorders>
            <w:shd w:val="clear" w:color="auto" w:fill="auto"/>
            <w:vAlign w:val="center"/>
            <w:hideMark/>
          </w:tcPr>
          <w:p w14:paraId="0F02E05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6056</w:t>
            </w:r>
          </w:p>
        </w:tc>
      </w:tr>
      <w:tr w:rsidR="00297CA4" w:rsidRPr="00297CA4" w14:paraId="540C3E68"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4CF24AE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25%</w:t>
            </w:r>
          </w:p>
        </w:tc>
        <w:tc>
          <w:tcPr>
            <w:tcW w:w="573" w:type="dxa"/>
            <w:tcBorders>
              <w:top w:val="nil"/>
              <w:left w:val="nil"/>
              <w:bottom w:val="single" w:sz="4" w:space="0" w:color="000000"/>
              <w:right w:val="single" w:sz="4" w:space="0" w:color="000000"/>
            </w:tcBorders>
            <w:shd w:val="clear" w:color="auto" w:fill="auto"/>
            <w:vAlign w:val="center"/>
            <w:hideMark/>
          </w:tcPr>
          <w:p w14:paraId="062FF4AF"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2006.75</w:t>
            </w:r>
          </w:p>
        </w:tc>
        <w:tc>
          <w:tcPr>
            <w:tcW w:w="850" w:type="dxa"/>
            <w:tcBorders>
              <w:top w:val="nil"/>
              <w:left w:val="nil"/>
              <w:bottom w:val="single" w:sz="4" w:space="0" w:color="000000"/>
              <w:right w:val="single" w:sz="4" w:space="0" w:color="000000"/>
            </w:tcBorders>
            <w:shd w:val="clear" w:color="auto" w:fill="auto"/>
            <w:vAlign w:val="center"/>
            <w:hideMark/>
          </w:tcPr>
          <w:p w14:paraId="78CA879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11854.5</w:t>
            </w:r>
          </w:p>
        </w:tc>
        <w:tc>
          <w:tcPr>
            <w:tcW w:w="709" w:type="dxa"/>
            <w:tcBorders>
              <w:top w:val="nil"/>
              <w:left w:val="nil"/>
              <w:bottom w:val="single" w:sz="4" w:space="0" w:color="000000"/>
              <w:right w:val="single" w:sz="4" w:space="0" w:color="000000"/>
            </w:tcBorders>
            <w:shd w:val="clear" w:color="auto" w:fill="auto"/>
            <w:vAlign w:val="center"/>
            <w:hideMark/>
          </w:tcPr>
          <w:p w14:paraId="0CC141B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2502.75</w:t>
            </w:r>
          </w:p>
        </w:tc>
        <w:tc>
          <w:tcPr>
            <w:tcW w:w="992" w:type="dxa"/>
            <w:tcBorders>
              <w:top w:val="nil"/>
              <w:left w:val="nil"/>
              <w:bottom w:val="single" w:sz="4" w:space="0" w:color="000000"/>
              <w:right w:val="single" w:sz="4" w:space="0" w:color="000000"/>
            </w:tcBorders>
            <w:shd w:val="clear" w:color="auto" w:fill="auto"/>
            <w:vAlign w:val="center"/>
            <w:hideMark/>
          </w:tcPr>
          <w:p w14:paraId="6D01EAD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6152.75</w:t>
            </w:r>
          </w:p>
        </w:tc>
        <w:tc>
          <w:tcPr>
            <w:tcW w:w="993" w:type="dxa"/>
            <w:tcBorders>
              <w:top w:val="nil"/>
              <w:left w:val="nil"/>
              <w:bottom w:val="single" w:sz="4" w:space="0" w:color="000000"/>
              <w:right w:val="single" w:sz="4" w:space="0" w:color="000000"/>
            </w:tcBorders>
            <w:shd w:val="clear" w:color="auto" w:fill="auto"/>
            <w:vAlign w:val="center"/>
            <w:hideMark/>
          </w:tcPr>
          <w:p w14:paraId="7D9BBF4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22371</w:t>
            </w:r>
          </w:p>
        </w:tc>
        <w:tc>
          <w:tcPr>
            <w:tcW w:w="992" w:type="dxa"/>
            <w:tcBorders>
              <w:top w:val="nil"/>
              <w:left w:val="nil"/>
              <w:bottom w:val="single" w:sz="4" w:space="0" w:color="000000"/>
              <w:right w:val="single" w:sz="4" w:space="0" w:color="000000"/>
            </w:tcBorders>
            <w:shd w:val="clear" w:color="auto" w:fill="auto"/>
            <w:vAlign w:val="center"/>
            <w:hideMark/>
          </w:tcPr>
          <w:p w14:paraId="5B06F4F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33055.25</w:t>
            </w:r>
          </w:p>
        </w:tc>
        <w:tc>
          <w:tcPr>
            <w:tcW w:w="1826" w:type="dxa"/>
            <w:tcBorders>
              <w:top w:val="nil"/>
              <w:left w:val="nil"/>
              <w:bottom w:val="single" w:sz="4" w:space="0" w:color="000000"/>
              <w:right w:val="single" w:sz="4" w:space="0" w:color="000000"/>
            </w:tcBorders>
            <w:shd w:val="clear" w:color="auto" w:fill="auto"/>
            <w:vAlign w:val="center"/>
            <w:hideMark/>
          </w:tcPr>
          <w:p w14:paraId="34F09BA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21107</w:t>
            </w:r>
          </w:p>
        </w:tc>
      </w:tr>
      <w:tr w:rsidR="00297CA4" w:rsidRPr="00297CA4" w14:paraId="261B2F08"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74C3040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50%</w:t>
            </w:r>
          </w:p>
        </w:tc>
        <w:tc>
          <w:tcPr>
            <w:tcW w:w="573" w:type="dxa"/>
            <w:tcBorders>
              <w:top w:val="nil"/>
              <w:left w:val="nil"/>
              <w:bottom w:val="single" w:sz="4" w:space="0" w:color="000000"/>
              <w:right w:val="single" w:sz="4" w:space="0" w:color="000000"/>
            </w:tcBorders>
            <w:shd w:val="clear" w:color="auto" w:fill="auto"/>
            <w:vAlign w:val="center"/>
            <w:hideMark/>
          </w:tcPr>
          <w:p w14:paraId="787D8D9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2011.5</w:t>
            </w:r>
          </w:p>
        </w:tc>
        <w:tc>
          <w:tcPr>
            <w:tcW w:w="850" w:type="dxa"/>
            <w:tcBorders>
              <w:top w:val="nil"/>
              <w:left w:val="nil"/>
              <w:bottom w:val="single" w:sz="4" w:space="0" w:color="000000"/>
              <w:right w:val="single" w:sz="4" w:space="0" w:color="000000"/>
            </w:tcBorders>
            <w:shd w:val="clear" w:color="auto" w:fill="auto"/>
            <w:vAlign w:val="center"/>
            <w:hideMark/>
          </w:tcPr>
          <w:p w14:paraId="03AE34E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14616</w:t>
            </w:r>
          </w:p>
        </w:tc>
        <w:tc>
          <w:tcPr>
            <w:tcW w:w="709" w:type="dxa"/>
            <w:tcBorders>
              <w:top w:val="nil"/>
              <w:left w:val="nil"/>
              <w:bottom w:val="single" w:sz="4" w:space="0" w:color="000000"/>
              <w:right w:val="single" w:sz="4" w:space="0" w:color="000000"/>
            </w:tcBorders>
            <w:shd w:val="clear" w:color="auto" w:fill="auto"/>
            <w:vAlign w:val="center"/>
            <w:hideMark/>
          </w:tcPr>
          <w:p w14:paraId="4D2F267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9079</w:t>
            </w:r>
          </w:p>
        </w:tc>
        <w:tc>
          <w:tcPr>
            <w:tcW w:w="992" w:type="dxa"/>
            <w:tcBorders>
              <w:top w:val="nil"/>
              <w:left w:val="nil"/>
              <w:bottom w:val="single" w:sz="4" w:space="0" w:color="000000"/>
              <w:right w:val="single" w:sz="4" w:space="0" w:color="000000"/>
            </w:tcBorders>
            <w:shd w:val="clear" w:color="auto" w:fill="auto"/>
            <w:vAlign w:val="center"/>
            <w:hideMark/>
          </w:tcPr>
          <w:p w14:paraId="24E3090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7427.5</w:t>
            </w:r>
          </w:p>
        </w:tc>
        <w:tc>
          <w:tcPr>
            <w:tcW w:w="993" w:type="dxa"/>
            <w:tcBorders>
              <w:top w:val="nil"/>
              <w:left w:val="nil"/>
              <w:bottom w:val="single" w:sz="4" w:space="0" w:color="000000"/>
              <w:right w:val="single" w:sz="4" w:space="0" w:color="000000"/>
            </w:tcBorders>
            <w:shd w:val="clear" w:color="auto" w:fill="auto"/>
            <w:vAlign w:val="center"/>
            <w:hideMark/>
          </w:tcPr>
          <w:p w14:paraId="34DD558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27965</w:t>
            </w:r>
          </w:p>
        </w:tc>
        <w:tc>
          <w:tcPr>
            <w:tcW w:w="992" w:type="dxa"/>
            <w:tcBorders>
              <w:top w:val="nil"/>
              <w:left w:val="nil"/>
              <w:bottom w:val="single" w:sz="4" w:space="0" w:color="000000"/>
              <w:right w:val="single" w:sz="4" w:space="0" w:color="000000"/>
            </w:tcBorders>
            <w:shd w:val="clear" w:color="auto" w:fill="auto"/>
            <w:vAlign w:val="center"/>
            <w:hideMark/>
          </w:tcPr>
          <w:p w14:paraId="2A27515F"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41797</w:t>
            </w:r>
          </w:p>
        </w:tc>
        <w:tc>
          <w:tcPr>
            <w:tcW w:w="1826" w:type="dxa"/>
            <w:tcBorders>
              <w:top w:val="nil"/>
              <w:left w:val="nil"/>
              <w:bottom w:val="single" w:sz="4" w:space="0" w:color="000000"/>
              <w:right w:val="single" w:sz="4" w:space="0" w:color="000000"/>
            </w:tcBorders>
            <w:shd w:val="clear" w:color="auto" w:fill="auto"/>
            <w:vAlign w:val="center"/>
            <w:hideMark/>
          </w:tcPr>
          <w:p w14:paraId="416972D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27858</w:t>
            </w:r>
          </w:p>
        </w:tc>
      </w:tr>
      <w:tr w:rsidR="00297CA4" w:rsidRPr="00297CA4" w14:paraId="3F5A7AA1"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7BE81B6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75%</w:t>
            </w:r>
          </w:p>
        </w:tc>
        <w:tc>
          <w:tcPr>
            <w:tcW w:w="573" w:type="dxa"/>
            <w:tcBorders>
              <w:top w:val="nil"/>
              <w:left w:val="nil"/>
              <w:bottom w:val="single" w:sz="4" w:space="0" w:color="000000"/>
              <w:right w:val="single" w:sz="4" w:space="0" w:color="000000"/>
            </w:tcBorders>
            <w:shd w:val="clear" w:color="auto" w:fill="auto"/>
            <w:vAlign w:val="center"/>
            <w:hideMark/>
          </w:tcPr>
          <w:p w14:paraId="126FFB9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2016.25</w:t>
            </w:r>
          </w:p>
        </w:tc>
        <w:tc>
          <w:tcPr>
            <w:tcW w:w="850" w:type="dxa"/>
            <w:tcBorders>
              <w:top w:val="nil"/>
              <w:left w:val="nil"/>
              <w:bottom w:val="single" w:sz="4" w:space="0" w:color="000000"/>
              <w:right w:val="single" w:sz="4" w:space="0" w:color="000000"/>
            </w:tcBorders>
            <w:shd w:val="clear" w:color="auto" w:fill="auto"/>
            <w:vAlign w:val="center"/>
            <w:hideMark/>
          </w:tcPr>
          <w:p w14:paraId="6D127F2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17312.25</w:t>
            </w:r>
          </w:p>
        </w:tc>
        <w:tc>
          <w:tcPr>
            <w:tcW w:w="709" w:type="dxa"/>
            <w:tcBorders>
              <w:top w:val="nil"/>
              <w:left w:val="nil"/>
              <w:bottom w:val="single" w:sz="4" w:space="0" w:color="000000"/>
              <w:right w:val="single" w:sz="4" w:space="0" w:color="000000"/>
            </w:tcBorders>
            <w:shd w:val="clear" w:color="auto" w:fill="auto"/>
            <w:vAlign w:val="center"/>
            <w:hideMark/>
          </w:tcPr>
          <w:p w14:paraId="79A5E69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12494.75</w:t>
            </w:r>
          </w:p>
        </w:tc>
        <w:tc>
          <w:tcPr>
            <w:tcW w:w="992" w:type="dxa"/>
            <w:tcBorders>
              <w:top w:val="nil"/>
              <w:left w:val="nil"/>
              <w:bottom w:val="single" w:sz="4" w:space="0" w:color="000000"/>
              <w:right w:val="single" w:sz="4" w:space="0" w:color="000000"/>
            </w:tcBorders>
            <w:shd w:val="clear" w:color="auto" w:fill="auto"/>
            <w:vAlign w:val="center"/>
            <w:hideMark/>
          </w:tcPr>
          <w:p w14:paraId="6C8B476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9044.5</w:t>
            </w:r>
          </w:p>
        </w:tc>
        <w:tc>
          <w:tcPr>
            <w:tcW w:w="993" w:type="dxa"/>
            <w:tcBorders>
              <w:top w:val="nil"/>
              <w:left w:val="nil"/>
              <w:bottom w:val="single" w:sz="4" w:space="0" w:color="000000"/>
              <w:right w:val="single" w:sz="4" w:space="0" w:color="000000"/>
            </w:tcBorders>
            <w:shd w:val="clear" w:color="auto" w:fill="auto"/>
            <w:vAlign w:val="center"/>
            <w:hideMark/>
          </w:tcPr>
          <w:p w14:paraId="363E3413"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40581.75</w:t>
            </w:r>
          </w:p>
        </w:tc>
        <w:tc>
          <w:tcPr>
            <w:tcW w:w="992" w:type="dxa"/>
            <w:tcBorders>
              <w:top w:val="nil"/>
              <w:left w:val="nil"/>
              <w:bottom w:val="single" w:sz="4" w:space="0" w:color="000000"/>
              <w:right w:val="single" w:sz="4" w:space="0" w:color="000000"/>
            </w:tcBorders>
            <w:shd w:val="clear" w:color="auto" w:fill="auto"/>
            <w:vAlign w:val="center"/>
            <w:hideMark/>
          </w:tcPr>
          <w:p w14:paraId="0B607CA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57651.75</w:t>
            </w:r>
          </w:p>
        </w:tc>
        <w:tc>
          <w:tcPr>
            <w:tcW w:w="1826" w:type="dxa"/>
            <w:tcBorders>
              <w:top w:val="nil"/>
              <w:left w:val="nil"/>
              <w:bottom w:val="single" w:sz="4" w:space="0" w:color="000000"/>
              <w:right w:val="single" w:sz="4" w:space="0" w:color="000000"/>
            </w:tcBorders>
            <w:shd w:val="clear" w:color="auto" w:fill="auto"/>
            <w:vAlign w:val="center"/>
            <w:hideMark/>
          </w:tcPr>
          <w:p w14:paraId="0F9B75B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39478.5</w:t>
            </w:r>
          </w:p>
        </w:tc>
      </w:tr>
      <w:tr w:rsidR="00297CA4" w:rsidRPr="00297CA4" w14:paraId="049447CD" w14:textId="77777777" w:rsidTr="008A1372">
        <w:trPr>
          <w:trHeight w:val="296"/>
          <w:jc w:val="center"/>
        </w:trPr>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0D1F4C6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max</w:t>
            </w:r>
          </w:p>
        </w:tc>
        <w:tc>
          <w:tcPr>
            <w:tcW w:w="573" w:type="dxa"/>
            <w:tcBorders>
              <w:top w:val="nil"/>
              <w:left w:val="nil"/>
              <w:bottom w:val="single" w:sz="4" w:space="0" w:color="000000"/>
              <w:right w:val="single" w:sz="4" w:space="0" w:color="000000"/>
            </w:tcBorders>
            <w:shd w:val="clear" w:color="auto" w:fill="auto"/>
            <w:vAlign w:val="center"/>
            <w:hideMark/>
          </w:tcPr>
          <w:p w14:paraId="04C2E41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2021</w:t>
            </w:r>
          </w:p>
        </w:tc>
        <w:tc>
          <w:tcPr>
            <w:tcW w:w="850" w:type="dxa"/>
            <w:tcBorders>
              <w:top w:val="nil"/>
              <w:left w:val="nil"/>
              <w:bottom w:val="single" w:sz="4" w:space="0" w:color="000000"/>
              <w:right w:val="single" w:sz="4" w:space="0" w:color="000000"/>
            </w:tcBorders>
            <w:shd w:val="clear" w:color="auto" w:fill="auto"/>
            <w:vAlign w:val="center"/>
            <w:hideMark/>
          </w:tcPr>
          <w:p w14:paraId="43B3E8B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25621</w:t>
            </w:r>
          </w:p>
        </w:tc>
        <w:tc>
          <w:tcPr>
            <w:tcW w:w="709" w:type="dxa"/>
            <w:tcBorders>
              <w:top w:val="nil"/>
              <w:left w:val="nil"/>
              <w:bottom w:val="single" w:sz="4" w:space="0" w:color="000000"/>
              <w:right w:val="single" w:sz="4" w:space="0" w:color="000000"/>
            </w:tcBorders>
            <w:shd w:val="clear" w:color="auto" w:fill="auto"/>
            <w:vAlign w:val="center"/>
            <w:hideMark/>
          </w:tcPr>
          <w:p w14:paraId="67F3A97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17558</w:t>
            </w:r>
          </w:p>
        </w:tc>
        <w:tc>
          <w:tcPr>
            <w:tcW w:w="992" w:type="dxa"/>
            <w:tcBorders>
              <w:top w:val="nil"/>
              <w:left w:val="nil"/>
              <w:bottom w:val="single" w:sz="4" w:space="0" w:color="000000"/>
              <w:right w:val="single" w:sz="4" w:space="0" w:color="000000"/>
            </w:tcBorders>
            <w:shd w:val="clear" w:color="auto" w:fill="auto"/>
            <w:vAlign w:val="center"/>
            <w:hideMark/>
          </w:tcPr>
          <w:p w14:paraId="09B842A6"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13656</w:t>
            </w:r>
          </w:p>
        </w:tc>
        <w:tc>
          <w:tcPr>
            <w:tcW w:w="993" w:type="dxa"/>
            <w:tcBorders>
              <w:top w:val="nil"/>
              <w:left w:val="nil"/>
              <w:bottom w:val="single" w:sz="4" w:space="0" w:color="000000"/>
              <w:right w:val="single" w:sz="4" w:space="0" w:color="000000"/>
            </w:tcBorders>
            <w:shd w:val="clear" w:color="auto" w:fill="auto"/>
            <w:vAlign w:val="center"/>
            <w:hideMark/>
          </w:tcPr>
          <w:p w14:paraId="7CE191AC"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52524</w:t>
            </w:r>
          </w:p>
        </w:tc>
        <w:tc>
          <w:tcPr>
            <w:tcW w:w="992" w:type="dxa"/>
            <w:tcBorders>
              <w:top w:val="nil"/>
              <w:left w:val="nil"/>
              <w:bottom w:val="single" w:sz="4" w:space="0" w:color="000000"/>
              <w:right w:val="single" w:sz="4" w:space="0" w:color="000000"/>
            </w:tcBorders>
            <w:shd w:val="clear" w:color="auto" w:fill="auto"/>
            <w:vAlign w:val="center"/>
            <w:hideMark/>
          </w:tcPr>
          <w:p w14:paraId="749E7C9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81031</w:t>
            </w:r>
          </w:p>
        </w:tc>
        <w:tc>
          <w:tcPr>
            <w:tcW w:w="1826" w:type="dxa"/>
            <w:tcBorders>
              <w:top w:val="nil"/>
              <w:left w:val="nil"/>
              <w:bottom w:val="single" w:sz="4" w:space="0" w:color="000000"/>
              <w:right w:val="single" w:sz="4" w:space="0" w:color="000000"/>
            </w:tcBorders>
            <w:shd w:val="clear" w:color="auto" w:fill="auto"/>
            <w:vAlign w:val="center"/>
            <w:hideMark/>
          </w:tcPr>
          <w:p w14:paraId="7F1F095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59645</w:t>
            </w:r>
          </w:p>
        </w:tc>
      </w:tr>
    </w:tbl>
    <w:p w14:paraId="3355E9DA" w14:textId="77777777" w:rsidR="00AD754C" w:rsidRPr="00AD754C" w:rsidRDefault="00AD754C" w:rsidP="002E5337">
      <w:pPr>
        <w:ind w:firstLine="0"/>
      </w:pPr>
    </w:p>
    <w:tbl>
      <w:tblPr>
        <w:tblW w:w="8178" w:type="dxa"/>
        <w:jc w:val="center"/>
        <w:tblLook w:val="04A0" w:firstRow="1" w:lastRow="0" w:firstColumn="1" w:lastColumn="0" w:noHBand="0" w:noVBand="1"/>
      </w:tblPr>
      <w:tblGrid>
        <w:gridCol w:w="1463"/>
        <w:gridCol w:w="1027"/>
        <w:gridCol w:w="855"/>
        <w:gridCol w:w="890"/>
        <w:gridCol w:w="1027"/>
        <w:gridCol w:w="1018"/>
        <w:gridCol w:w="1043"/>
        <w:gridCol w:w="855"/>
      </w:tblGrid>
      <w:tr w:rsidR="00297CA4" w:rsidRPr="00297CA4" w14:paraId="3523BDF5" w14:textId="77777777" w:rsidTr="008A1372">
        <w:trPr>
          <w:trHeight w:val="1140"/>
          <w:jc w:val="center"/>
        </w:trPr>
        <w:tc>
          <w:tcPr>
            <w:tcW w:w="146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75743"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RETURNS ABOVE CASH AND NON-CASH COSTS</w:t>
            </w:r>
          </w:p>
        </w:tc>
        <w:tc>
          <w:tcPr>
            <w:tcW w:w="1027" w:type="dxa"/>
            <w:tcBorders>
              <w:top w:val="single" w:sz="4" w:space="0" w:color="000000"/>
              <w:left w:val="nil"/>
              <w:bottom w:val="single" w:sz="4" w:space="0" w:color="000000"/>
              <w:right w:val="single" w:sz="4" w:space="0" w:color="000000"/>
            </w:tcBorders>
            <w:shd w:val="clear" w:color="auto" w:fill="auto"/>
            <w:vAlign w:val="center"/>
            <w:hideMark/>
          </w:tcPr>
          <w:p w14:paraId="198B8999"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NET RETURNS</w:t>
            </w:r>
          </w:p>
        </w:tc>
        <w:tc>
          <w:tcPr>
            <w:tcW w:w="855" w:type="dxa"/>
            <w:tcBorders>
              <w:top w:val="single" w:sz="4" w:space="0" w:color="000000"/>
              <w:left w:val="nil"/>
              <w:bottom w:val="single" w:sz="4" w:space="0" w:color="000000"/>
              <w:right w:val="single" w:sz="4" w:space="0" w:color="000000"/>
            </w:tcBorders>
            <w:shd w:val="clear" w:color="auto" w:fill="auto"/>
            <w:vAlign w:val="center"/>
            <w:hideMark/>
          </w:tcPr>
          <w:p w14:paraId="192A6769"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NET PROFIT-COST RATIO</w:t>
            </w:r>
          </w:p>
        </w:tc>
        <w:tc>
          <w:tcPr>
            <w:tcW w:w="890" w:type="dxa"/>
            <w:tcBorders>
              <w:top w:val="single" w:sz="4" w:space="0" w:color="000000"/>
              <w:left w:val="nil"/>
              <w:bottom w:val="single" w:sz="4" w:space="0" w:color="000000"/>
              <w:right w:val="single" w:sz="4" w:space="0" w:color="000000"/>
            </w:tcBorders>
            <w:shd w:val="clear" w:color="auto" w:fill="auto"/>
            <w:vAlign w:val="center"/>
            <w:hideMark/>
          </w:tcPr>
          <w:p w14:paraId="0ACDDCCC"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Cost per kilogram (pesos)</w:t>
            </w:r>
          </w:p>
        </w:tc>
        <w:tc>
          <w:tcPr>
            <w:tcW w:w="1027" w:type="dxa"/>
            <w:tcBorders>
              <w:top w:val="single" w:sz="4" w:space="0" w:color="000000"/>
              <w:left w:val="nil"/>
              <w:bottom w:val="single" w:sz="4" w:space="0" w:color="000000"/>
              <w:right w:val="single" w:sz="4" w:space="0" w:color="000000"/>
            </w:tcBorders>
            <w:shd w:val="clear" w:color="auto" w:fill="auto"/>
            <w:vAlign w:val="center"/>
            <w:hideMark/>
          </w:tcPr>
          <w:p w14:paraId="169C33B0"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Yield per hectare (kg)</w:t>
            </w:r>
          </w:p>
        </w:tc>
        <w:tc>
          <w:tcPr>
            <w:tcW w:w="1018" w:type="dxa"/>
            <w:tcBorders>
              <w:top w:val="single" w:sz="4" w:space="0" w:color="000000"/>
              <w:left w:val="nil"/>
              <w:bottom w:val="single" w:sz="4" w:space="0" w:color="000000"/>
              <w:right w:val="single" w:sz="4" w:space="0" w:color="000000"/>
            </w:tcBorders>
            <w:shd w:val="clear" w:color="auto" w:fill="auto"/>
            <w:vAlign w:val="center"/>
            <w:hideMark/>
          </w:tcPr>
          <w:p w14:paraId="0177958C"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Farmgate price (pesos/kg)</w:t>
            </w:r>
          </w:p>
        </w:tc>
        <w:tc>
          <w:tcPr>
            <w:tcW w:w="1043" w:type="dxa"/>
            <w:tcBorders>
              <w:top w:val="single" w:sz="4" w:space="0" w:color="000000"/>
              <w:left w:val="nil"/>
              <w:bottom w:val="single" w:sz="4" w:space="0" w:color="000000"/>
              <w:right w:val="single" w:sz="4" w:space="0" w:color="000000"/>
            </w:tcBorders>
            <w:shd w:val="clear" w:color="auto" w:fill="auto"/>
            <w:vAlign w:val="center"/>
            <w:hideMark/>
          </w:tcPr>
          <w:p w14:paraId="63B0CE95"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Population</w:t>
            </w:r>
          </w:p>
        </w:tc>
        <w:tc>
          <w:tcPr>
            <w:tcW w:w="855" w:type="dxa"/>
            <w:tcBorders>
              <w:top w:val="single" w:sz="4" w:space="0" w:color="000000"/>
              <w:left w:val="nil"/>
              <w:bottom w:val="single" w:sz="4" w:space="0" w:color="000000"/>
              <w:right w:val="single" w:sz="4" w:space="0" w:color="000000"/>
            </w:tcBorders>
            <w:shd w:val="clear" w:color="auto" w:fill="auto"/>
            <w:vAlign w:val="center"/>
            <w:hideMark/>
          </w:tcPr>
          <w:p w14:paraId="10F22936" w14:textId="77777777" w:rsidR="00297CA4" w:rsidRPr="00297CA4" w:rsidRDefault="00297CA4" w:rsidP="00297CA4">
            <w:pPr>
              <w:spacing w:before="0" w:after="0" w:line="240" w:lineRule="auto"/>
              <w:ind w:firstLine="0"/>
              <w:contextualSpacing w:val="0"/>
              <w:jc w:val="right"/>
              <w:rPr>
                <w:rFonts w:ascii="Segoe UI" w:hAnsi="Segoe UI" w:cs="Segoe UI"/>
                <w:b/>
                <w:bCs/>
                <w:sz w:val="16"/>
                <w:szCs w:val="16"/>
                <w:lang w:val="en-PH" w:eastAsia="en-PH"/>
              </w:rPr>
            </w:pPr>
            <w:r w:rsidRPr="00297CA4">
              <w:rPr>
                <w:rFonts w:ascii="Segoe UI" w:hAnsi="Segoe UI" w:cs="Segoe UI"/>
                <w:b/>
                <w:bCs/>
                <w:sz w:val="16"/>
                <w:szCs w:val="16"/>
                <w:lang w:val="en-PH" w:eastAsia="en-PH"/>
              </w:rPr>
              <w:t>Annual % Change</w:t>
            </w:r>
          </w:p>
        </w:tc>
      </w:tr>
      <w:tr w:rsidR="00297CA4" w:rsidRPr="00297CA4" w14:paraId="7E5E9740"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373B227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1027" w:type="dxa"/>
            <w:tcBorders>
              <w:top w:val="nil"/>
              <w:left w:val="nil"/>
              <w:bottom w:val="single" w:sz="4" w:space="0" w:color="000000"/>
              <w:right w:val="single" w:sz="4" w:space="0" w:color="000000"/>
            </w:tcBorders>
            <w:shd w:val="clear" w:color="auto" w:fill="auto"/>
            <w:vAlign w:val="center"/>
            <w:hideMark/>
          </w:tcPr>
          <w:p w14:paraId="72A60D7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855" w:type="dxa"/>
            <w:tcBorders>
              <w:top w:val="nil"/>
              <w:left w:val="nil"/>
              <w:bottom w:val="single" w:sz="4" w:space="0" w:color="000000"/>
              <w:right w:val="single" w:sz="4" w:space="0" w:color="000000"/>
            </w:tcBorders>
            <w:shd w:val="clear" w:color="auto" w:fill="auto"/>
            <w:vAlign w:val="center"/>
            <w:hideMark/>
          </w:tcPr>
          <w:p w14:paraId="6760619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890" w:type="dxa"/>
            <w:tcBorders>
              <w:top w:val="nil"/>
              <w:left w:val="nil"/>
              <w:bottom w:val="single" w:sz="4" w:space="0" w:color="000000"/>
              <w:right w:val="single" w:sz="4" w:space="0" w:color="000000"/>
            </w:tcBorders>
            <w:shd w:val="clear" w:color="auto" w:fill="auto"/>
            <w:vAlign w:val="center"/>
            <w:hideMark/>
          </w:tcPr>
          <w:p w14:paraId="778C5DA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1027" w:type="dxa"/>
            <w:tcBorders>
              <w:top w:val="nil"/>
              <w:left w:val="nil"/>
              <w:bottom w:val="single" w:sz="4" w:space="0" w:color="000000"/>
              <w:right w:val="single" w:sz="4" w:space="0" w:color="000000"/>
            </w:tcBorders>
            <w:shd w:val="clear" w:color="auto" w:fill="auto"/>
            <w:vAlign w:val="center"/>
            <w:hideMark/>
          </w:tcPr>
          <w:p w14:paraId="5EF0D4C9"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1018" w:type="dxa"/>
            <w:tcBorders>
              <w:top w:val="nil"/>
              <w:left w:val="nil"/>
              <w:bottom w:val="single" w:sz="4" w:space="0" w:color="000000"/>
              <w:right w:val="single" w:sz="4" w:space="0" w:color="000000"/>
            </w:tcBorders>
            <w:shd w:val="clear" w:color="auto" w:fill="auto"/>
            <w:vAlign w:val="center"/>
            <w:hideMark/>
          </w:tcPr>
          <w:p w14:paraId="5820010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c>
          <w:tcPr>
            <w:tcW w:w="1043" w:type="dxa"/>
            <w:tcBorders>
              <w:top w:val="nil"/>
              <w:left w:val="nil"/>
              <w:bottom w:val="single" w:sz="4" w:space="0" w:color="000000"/>
              <w:right w:val="single" w:sz="4" w:space="0" w:color="000000"/>
            </w:tcBorders>
            <w:shd w:val="clear" w:color="auto" w:fill="auto"/>
            <w:vAlign w:val="center"/>
            <w:hideMark/>
          </w:tcPr>
          <w:p w14:paraId="5ED54E5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1.20E+02</w:t>
            </w:r>
          </w:p>
        </w:tc>
        <w:tc>
          <w:tcPr>
            <w:tcW w:w="855" w:type="dxa"/>
            <w:tcBorders>
              <w:top w:val="nil"/>
              <w:left w:val="nil"/>
              <w:bottom w:val="single" w:sz="4" w:space="0" w:color="000000"/>
              <w:right w:val="single" w:sz="4" w:space="0" w:color="000000"/>
            </w:tcBorders>
            <w:shd w:val="clear" w:color="auto" w:fill="auto"/>
            <w:vAlign w:val="center"/>
            <w:hideMark/>
          </w:tcPr>
          <w:p w14:paraId="382BAB7C"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120</w:t>
            </w:r>
          </w:p>
        </w:tc>
      </w:tr>
      <w:tr w:rsidR="00297CA4" w:rsidRPr="00297CA4" w14:paraId="5B58F086"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0DDD5EF9"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21749.5667</w:t>
            </w:r>
          </w:p>
        </w:tc>
        <w:tc>
          <w:tcPr>
            <w:tcW w:w="1027" w:type="dxa"/>
            <w:tcBorders>
              <w:top w:val="nil"/>
              <w:left w:val="nil"/>
              <w:bottom w:val="single" w:sz="4" w:space="0" w:color="000000"/>
              <w:right w:val="single" w:sz="4" w:space="0" w:color="000000"/>
            </w:tcBorders>
            <w:shd w:val="clear" w:color="auto" w:fill="auto"/>
            <w:vAlign w:val="center"/>
            <w:hideMark/>
          </w:tcPr>
          <w:p w14:paraId="00913F8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14169.1083</w:t>
            </w:r>
          </w:p>
        </w:tc>
        <w:tc>
          <w:tcPr>
            <w:tcW w:w="855" w:type="dxa"/>
            <w:tcBorders>
              <w:top w:val="nil"/>
              <w:left w:val="nil"/>
              <w:bottom w:val="single" w:sz="4" w:space="0" w:color="000000"/>
              <w:right w:val="single" w:sz="4" w:space="0" w:color="000000"/>
            </w:tcBorders>
            <w:shd w:val="clear" w:color="auto" w:fill="auto"/>
            <w:vAlign w:val="center"/>
            <w:hideMark/>
          </w:tcPr>
          <w:p w14:paraId="5F3E624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0.423833</w:t>
            </w:r>
          </w:p>
        </w:tc>
        <w:tc>
          <w:tcPr>
            <w:tcW w:w="890" w:type="dxa"/>
            <w:tcBorders>
              <w:top w:val="nil"/>
              <w:left w:val="nil"/>
              <w:bottom w:val="single" w:sz="4" w:space="0" w:color="000000"/>
              <w:right w:val="single" w:sz="4" w:space="0" w:color="000000"/>
            </w:tcBorders>
            <w:shd w:val="clear" w:color="auto" w:fill="auto"/>
            <w:vAlign w:val="center"/>
            <w:hideMark/>
          </w:tcPr>
          <w:p w14:paraId="774C0D09"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8.953167</w:t>
            </w:r>
          </w:p>
        </w:tc>
        <w:tc>
          <w:tcPr>
            <w:tcW w:w="1027" w:type="dxa"/>
            <w:tcBorders>
              <w:top w:val="nil"/>
              <w:left w:val="nil"/>
              <w:bottom w:val="single" w:sz="4" w:space="0" w:color="000000"/>
              <w:right w:val="single" w:sz="4" w:space="0" w:color="000000"/>
            </w:tcBorders>
            <w:shd w:val="clear" w:color="auto" w:fill="auto"/>
            <w:vAlign w:val="center"/>
            <w:hideMark/>
          </w:tcPr>
          <w:p w14:paraId="3B9D0B2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3349.71667</w:t>
            </w:r>
          </w:p>
        </w:tc>
        <w:tc>
          <w:tcPr>
            <w:tcW w:w="1018" w:type="dxa"/>
            <w:tcBorders>
              <w:top w:val="nil"/>
              <w:left w:val="nil"/>
              <w:bottom w:val="single" w:sz="4" w:space="0" w:color="000000"/>
              <w:right w:val="single" w:sz="4" w:space="0" w:color="000000"/>
            </w:tcBorders>
            <w:shd w:val="clear" w:color="auto" w:fill="auto"/>
            <w:vAlign w:val="center"/>
            <w:hideMark/>
          </w:tcPr>
          <w:p w14:paraId="12C0CA6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12.425583</w:t>
            </w:r>
          </w:p>
        </w:tc>
        <w:tc>
          <w:tcPr>
            <w:tcW w:w="1043" w:type="dxa"/>
            <w:tcBorders>
              <w:top w:val="nil"/>
              <w:left w:val="nil"/>
              <w:bottom w:val="single" w:sz="4" w:space="0" w:color="000000"/>
              <w:right w:val="single" w:sz="4" w:space="0" w:color="000000"/>
            </w:tcBorders>
            <w:shd w:val="clear" w:color="auto" w:fill="auto"/>
            <w:vAlign w:val="center"/>
            <w:hideMark/>
          </w:tcPr>
          <w:p w14:paraId="0920B97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9.73E+07</w:t>
            </w:r>
          </w:p>
        </w:tc>
        <w:tc>
          <w:tcPr>
            <w:tcW w:w="855" w:type="dxa"/>
            <w:tcBorders>
              <w:top w:val="nil"/>
              <w:left w:val="nil"/>
              <w:bottom w:val="single" w:sz="4" w:space="0" w:color="000000"/>
              <w:right w:val="single" w:sz="4" w:space="0" w:color="000000"/>
            </w:tcBorders>
            <w:shd w:val="clear" w:color="auto" w:fill="auto"/>
            <w:vAlign w:val="center"/>
            <w:hideMark/>
          </w:tcPr>
          <w:p w14:paraId="4777D5FC"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1.8055</w:t>
            </w:r>
          </w:p>
        </w:tc>
      </w:tr>
      <w:tr w:rsidR="00297CA4" w:rsidRPr="00297CA4" w14:paraId="00061E10"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7E10258F"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9392.59647</w:t>
            </w:r>
          </w:p>
        </w:tc>
        <w:tc>
          <w:tcPr>
            <w:tcW w:w="1027" w:type="dxa"/>
            <w:tcBorders>
              <w:top w:val="nil"/>
              <w:left w:val="nil"/>
              <w:bottom w:val="single" w:sz="4" w:space="0" w:color="000000"/>
              <w:right w:val="single" w:sz="4" w:space="0" w:color="000000"/>
            </w:tcBorders>
            <w:shd w:val="clear" w:color="auto" w:fill="auto"/>
            <w:vAlign w:val="center"/>
            <w:hideMark/>
          </w:tcPr>
          <w:p w14:paraId="4C7DD9D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7402.80231</w:t>
            </w:r>
          </w:p>
        </w:tc>
        <w:tc>
          <w:tcPr>
            <w:tcW w:w="855" w:type="dxa"/>
            <w:tcBorders>
              <w:top w:val="nil"/>
              <w:left w:val="nil"/>
              <w:bottom w:val="single" w:sz="4" w:space="0" w:color="000000"/>
              <w:right w:val="single" w:sz="4" w:space="0" w:color="000000"/>
            </w:tcBorders>
            <w:shd w:val="clear" w:color="auto" w:fill="auto"/>
            <w:vAlign w:val="center"/>
            <w:hideMark/>
          </w:tcPr>
          <w:p w14:paraId="131A9606"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0.139013</w:t>
            </w:r>
          </w:p>
        </w:tc>
        <w:tc>
          <w:tcPr>
            <w:tcW w:w="890" w:type="dxa"/>
            <w:tcBorders>
              <w:top w:val="nil"/>
              <w:left w:val="nil"/>
              <w:bottom w:val="single" w:sz="4" w:space="0" w:color="000000"/>
              <w:right w:val="single" w:sz="4" w:space="0" w:color="000000"/>
            </w:tcBorders>
            <w:shd w:val="clear" w:color="auto" w:fill="auto"/>
            <w:vAlign w:val="center"/>
            <w:hideMark/>
          </w:tcPr>
          <w:p w14:paraId="7DFA2F4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1.951299</w:t>
            </w:r>
          </w:p>
        </w:tc>
        <w:tc>
          <w:tcPr>
            <w:tcW w:w="1027" w:type="dxa"/>
            <w:tcBorders>
              <w:top w:val="nil"/>
              <w:left w:val="nil"/>
              <w:bottom w:val="single" w:sz="4" w:space="0" w:color="000000"/>
              <w:right w:val="single" w:sz="4" w:space="0" w:color="000000"/>
            </w:tcBorders>
            <w:shd w:val="clear" w:color="auto" w:fill="auto"/>
            <w:vAlign w:val="center"/>
            <w:hideMark/>
          </w:tcPr>
          <w:p w14:paraId="01F3D0F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613.206285</w:t>
            </w:r>
          </w:p>
        </w:tc>
        <w:tc>
          <w:tcPr>
            <w:tcW w:w="1018" w:type="dxa"/>
            <w:tcBorders>
              <w:top w:val="nil"/>
              <w:left w:val="nil"/>
              <w:bottom w:val="single" w:sz="4" w:space="0" w:color="000000"/>
              <w:right w:val="single" w:sz="4" w:space="0" w:color="000000"/>
            </w:tcBorders>
            <w:shd w:val="clear" w:color="auto" w:fill="auto"/>
            <w:vAlign w:val="center"/>
            <w:hideMark/>
          </w:tcPr>
          <w:p w14:paraId="01A4736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3.261699</w:t>
            </w:r>
          </w:p>
        </w:tc>
        <w:tc>
          <w:tcPr>
            <w:tcW w:w="1043" w:type="dxa"/>
            <w:tcBorders>
              <w:top w:val="nil"/>
              <w:left w:val="nil"/>
              <w:bottom w:val="single" w:sz="4" w:space="0" w:color="000000"/>
              <w:right w:val="single" w:sz="4" w:space="0" w:color="000000"/>
            </w:tcBorders>
            <w:shd w:val="clear" w:color="auto" w:fill="auto"/>
            <w:vAlign w:val="center"/>
            <w:hideMark/>
          </w:tcPr>
          <w:p w14:paraId="1CEC81A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9.93E+06</w:t>
            </w:r>
          </w:p>
        </w:tc>
        <w:tc>
          <w:tcPr>
            <w:tcW w:w="855" w:type="dxa"/>
            <w:tcBorders>
              <w:top w:val="nil"/>
              <w:left w:val="nil"/>
              <w:bottom w:val="single" w:sz="4" w:space="0" w:color="000000"/>
              <w:right w:val="single" w:sz="4" w:space="0" w:color="000000"/>
            </w:tcBorders>
            <w:shd w:val="clear" w:color="auto" w:fill="auto"/>
            <w:vAlign w:val="center"/>
            <w:hideMark/>
          </w:tcPr>
          <w:p w14:paraId="3835B8F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0.145918</w:t>
            </w:r>
          </w:p>
        </w:tc>
      </w:tr>
      <w:tr w:rsidR="00297CA4" w:rsidRPr="00297CA4" w14:paraId="6CD82FA1"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05BBEF5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4708</w:t>
            </w:r>
          </w:p>
        </w:tc>
        <w:tc>
          <w:tcPr>
            <w:tcW w:w="1027" w:type="dxa"/>
            <w:tcBorders>
              <w:top w:val="nil"/>
              <w:left w:val="nil"/>
              <w:bottom w:val="single" w:sz="4" w:space="0" w:color="000000"/>
              <w:right w:val="single" w:sz="4" w:space="0" w:color="000000"/>
            </w:tcBorders>
            <w:shd w:val="clear" w:color="auto" w:fill="auto"/>
            <w:vAlign w:val="center"/>
            <w:hideMark/>
          </w:tcPr>
          <w:p w14:paraId="15D9471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457</w:t>
            </w:r>
          </w:p>
        </w:tc>
        <w:tc>
          <w:tcPr>
            <w:tcW w:w="855" w:type="dxa"/>
            <w:tcBorders>
              <w:top w:val="nil"/>
              <w:left w:val="nil"/>
              <w:bottom w:val="single" w:sz="4" w:space="0" w:color="000000"/>
              <w:right w:val="single" w:sz="4" w:space="0" w:color="000000"/>
            </w:tcBorders>
            <w:shd w:val="clear" w:color="auto" w:fill="auto"/>
            <w:vAlign w:val="center"/>
            <w:hideMark/>
          </w:tcPr>
          <w:p w14:paraId="4B8992E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0.04</w:t>
            </w:r>
          </w:p>
        </w:tc>
        <w:tc>
          <w:tcPr>
            <w:tcW w:w="890" w:type="dxa"/>
            <w:tcBorders>
              <w:top w:val="nil"/>
              <w:left w:val="nil"/>
              <w:bottom w:val="single" w:sz="4" w:space="0" w:color="000000"/>
              <w:right w:val="single" w:sz="4" w:space="0" w:color="000000"/>
            </w:tcBorders>
            <w:shd w:val="clear" w:color="auto" w:fill="auto"/>
            <w:vAlign w:val="center"/>
            <w:hideMark/>
          </w:tcPr>
          <w:p w14:paraId="77D62D49"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5.43</w:t>
            </w:r>
          </w:p>
        </w:tc>
        <w:tc>
          <w:tcPr>
            <w:tcW w:w="1027" w:type="dxa"/>
            <w:tcBorders>
              <w:top w:val="nil"/>
              <w:left w:val="nil"/>
              <w:bottom w:val="single" w:sz="4" w:space="0" w:color="000000"/>
              <w:right w:val="single" w:sz="4" w:space="0" w:color="000000"/>
            </w:tcBorders>
            <w:shd w:val="clear" w:color="auto" w:fill="auto"/>
            <w:vAlign w:val="center"/>
            <w:hideMark/>
          </w:tcPr>
          <w:p w14:paraId="6E94311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1755</w:t>
            </w:r>
          </w:p>
        </w:tc>
        <w:tc>
          <w:tcPr>
            <w:tcW w:w="1018" w:type="dxa"/>
            <w:tcBorders>
              <w:top w:val="nil"/>
              <w:left w:val="nil"/>
              <w:bottom w:val="single" w:sz="4" w:space="0" w:color="000000"/>
              <w:right w:val="single" w:sz="4" w:space="0" w:color="000000"/>
            </w:tcBorders>
            <w:shd w:val="clear" w:color="auto" w:fill="auto"/>
            <w:vAlign w:val="center"/>
            <w:hideMark/>
          </w:tcPr>
          <w:p w14:paraId="462B5A9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6.59</w:t>
            </w:r>
          </w:p>
        </w:tc>
        <w:tc>
          <w:tcPr>
            <w:tcW w:w="1043" w:type="dxa"/>
            <w:tcBorders>
              <w:top w:val="nil"/>
              <w:left w:val="nil"/>
              <w:bottom w:val="single" w:sz="4" w:space="0" w:color="000000"/>
              <w:right w:val="single" w:sz="4" w:space="0" w:color="000000"/>
            </w:tcBorders>
            <w:shd w:val="clear" w:color="auto" w:fill="auto"/>
            <w:vAlign w:val="center"/>
            <w:hideMark/>
          </w:tcPr>
          <w:p w14:paraId="083EADE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8.13E+07</w:t>
            </w:r>
          </w:p>
        </w:tc>
        <w:tc>
          <w:tcPr>
            <w:tcW w:w="855" w:type="dxa"/>
            <w:tcBorders>
              <w:top w:val="nil"/>
              <w:left w:val="nil"/>
              <w:bottom w:val="single" w:sz="4" w:space="0" w:color="000000"/>
              <w:right w:val="single" w:sz="4" w:space="0" w:color="000000"/>
            </w:tcBorders>
            <w:shd w:val="clear" w:color="auto" w:fill="auto"/>
            <w:vAlign w:val="center"/>
            <w:hideMark/>
          </w:tcPr>
          <w:p w14:paraId="67A2D52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1.51</w:t>
            </w:r>
          </w:p>
        </w:tc>
      </w:tr>
      <w:tr w:rsidR="00297CA4" w:rsidRPr="00297CA4" w14:paraId="2C1DA180"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3CA813FF"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15262.25</w:t>
            </w:r>
          </w:p>
        </w:tc>
        <w:tc>
          <w:tcPr>
            <w:tcW w:w="1027" w:type="dxa"/>
            <w:tcBorders>
              <w:top w:val="nil"/>
              <w:left w:val="nil"/>
              <w:bottom w:val="single" w:sz="4" w:space="0" w:color="000000"/>
              <w:right w:val="single" w:sz="4" w:space="0" w:color="000000"/>
            </w:tcBorders>
            <w:shd w:val="clear" w:color="auto" w:fill="auto"/>
            <w:vAlign w:val="center"/>
            <w:hideMark/>
          </w:tcPr>
          <w:p w14:paraId="1713F5A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8766.75</w:t>
            </w:r>
          </w:p>
        </w:tc>
        <w:tc>
          <w:tcPr>
            <w:tcW w:w="855" w:type="dxa"/>
            <w:tcBorders>
              <w:top w:val="nil"/>
              <w:left w:val="nil"/>
              <w:bottom w:val="single" w:sz="4" w:space="0" w:color="000000"/>
              <w:right w:val="single" w:sz="4" w:space="0" w:color="000000"/>
            </w:tcBorders>
            <w:shd w:val="clear" w:color="auto" w:fill="auto"/>
            <w:vAlign w:val="center"/>
            <w:hideMark/>
          </w:tcPr>
          <w:p w14:paraId="73C4D81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0.37</w:t>
            </w:r>
          </w:p>
        </w:tc>
        <w:tc>
          <w:tcPr>
            <w:tcW w:w="890" w:type="dxa"/>
            <w:tcBorders>
              <w:top w:val="nil"/>
              <w:left w:val="nil"/>
              <w:bottom w:val="single" w:sz="4" w:space="0" w:color="000000"/>
              <w:right w:val="single" w:sz="4" w:space="0" w:color="000000"/>
            </w:tcBorders>
            <w:shd w:val="clear" w:color="auto" w:fill="auto"/>
            <w:vAlign w:val="center"/>
            <w:hideMark/>
          </w:tcPr>
          <w:p w14:paraId="61A30049"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7.365</w:t>
            </w:r>
          </w:p>
        </w:tc>
        <w:tc>
          <w:tcPr>
            <w:tcW w:w="1027" w:type="dxa"/>
            <w:tcBorders>
              <w:top w:val="nil"/>
              <w:left w:val="nil"/>
              <w:bottom w:val="single" w:sz="4" w:space="0" w:color="000000"/>
              <w:right w:val="single" w:sz="4" w:space="0" w:color="000000"/>
            </w:tcBorders>
            <w:shd w:val="clear" w:color="auto" w:fill="auto"/>
            <w:vAlign w:val="center"/>
            <w:hideMark/>
          </w:tcPr>
          <w:p w14:paraId="454EDC3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3099.5</w:t>
            </w:r>
          </w:p>
        </w:tc>
        <w:tc>
          <w:tcPr>
            <w:tcW w:w="1018" w:type="dxa"/>
            <w:tcBorders>
              <w:top w:val="nil"/>
              <w:left w:val="nil"/>
              <w:bottom w:val="single" w:sz="4" w:space="0" w:color="000000"/>
              <w:right w:val="single" w:sz="4" w:space="0" w:color="000000"/>
            </w:tcBorders>
            <w:shd w:val="clear" w:color="auto" w:fill="auto"/>
            <w:vAlign w:val="center"/>
            <w:hideMark/>
          </w:tcPr>
          <w:p w14:paraId="7D621E5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10.4525</w:t>
            </w:r>
          </w:p>
        </w:tc>
        <w:tc>
          <w:tcPr>
            <w:tcW w:w="1043" w:type="dxa"/>
            <w:tcBorders>
              <w:top w:val="nil"/>
              <w:left w:val="nil"/>
              <w:bottom w:val="single" w:sz="4" w:space="0" w:color="000000"/>
              <w:right w:val="single" w:sz="4" w:space="0" w:color="000000"/>
            </w:tcBorders>
            <w:shd w:val="clear" w:color="auto" w:fill="auto"/>
            <w:vAlign w:val="center"/>
            <w:hideMark/>
          </w:tcPr>
          <w:p w14:paraId="3831CD16"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8.91E+07</w:t>
            </w:r>
          </w:p>
        </w:tc>
        <w:tc>
          <w:tcPr>
            <w:tcW w:w="855" w:type="dxa"/>
            <w:tcBorders>
              <w:top w:val="nil"/>
              <w:left w:val="nil"/>
              <w:bottom w:val="single" w:sz="4" w:space="0" w:color="000000"/>
              <w:right w:val="single" w:sz="4" w:space="0" w:color="000000"/>
            </w:tcBorders>
            <w:shd w:val="clear" w:color="auto" w:fill="auto"/>
            <w:vAlign w:val="center"/>
            <w:hideMark/>
          </w:tcPr>
          <w:p w14:paraId="69959FB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1.695</w:t>
            </w:r>
          </w:p>
        </w:tc>
      </w:tr>
      <w:tr w:rsidR="00297CA4" w:rsidRPr="00297CA4" w14:paraId="1BF21B7B"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07C979CE"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20341.5</w:t>
            </w:r>
          </w:p>
        </w:tc>
        <w:tc>
          <w:tcPr>
            <w:tcW w:w="1027" w:type="dxa"/>
            <w:tcBorders>
              <w:top w:val="nil"/>
              <w:left w:val="nil"/>
              <w:bottom w:val="single" w:sz="4" w:space="0" w:color="000000"/>
              <w:right w:val="single" w:sz="4" w:space="0" w:color="000000"/>
            </w:tcBorders>
            <w:shd w:val="clear" w:color="auto" w:fill="auto"/>
            <w:vAlign w:val="center"/>
            <w:hideMark/>
          </w:tcPr>
          <w:p w14:paraId="57528031"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14048.5</w:t>
            </w:r>
          </w:p>
        </w:tc>
        <w:tc>
          <w:tcPr>
            <w:tcW w:w="855" w:type="dxa"/>
            <w:tcBorders>
              <w:top w:val="nil"/>
              <w:left w:val="nil"/>
              <w:bottom w:val="single" w:sz="4" w:space="0" w:color="000000"/>
              <w:right w:val="single" w:sz="4" w:space="0" w:color="000000"/>
            </w:tcBorders>
            <w:shd w:val="clear" w:color="auto" w:fill="auto"/>
            <w:vAlign w:val="center"/>
            <w:hideMark/>
          </w:tcPr>
          <w:p w14:paraId="130CC606"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0.4</w:t>
            </w:r>
          </w:p>
        </w:tc>
        <w:tc>
          <w:tcPr>
            <w:tcW w:w="890" w:type="dxa"/>
            <w:tcBorders>
              <w:top w:val="nil"/>
              <w:left w:val="nil"/>
              <w:bottom w:val="single" w:sz="4" w:space="0" w:color="000000"/>
              <w:right w:val="single" w:sz="4" w:space="0" w:color="000000"/>
            </w:tcBorders>
            <w:shd w:val="clear" w:color="auto" w:fill="auto"/>
            <w:vAlign w:val="center"/>
            <w:hideMark/>
          </w:tcPr>
          <w:p w14:paraId="6C158F1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8.675</w:t>
            </w:r>
          </w:p>
        </w:tc>
        <w:tc>
          <w:tcPr>
            <w:tcW w:w="1027" w:type="dxa"/>
            <w:tcBorders>
              <w:top w:val="nil"/>
              <w:left w:val="nil"/>
              <w:bottom w:val="single" w:sz="4" w:space="0" w:color="000000"/>
              <w:right w:val="single" w:sz="4" w:space="0" w:color="000000"/>
            </w:tcBorders>
            <w:shd w:val="clear" w:color="auto" w:fill="auto"/>
            <w:vAlign w:val="center"/>
            <w:hideMark/>
          </w:tcPr>
          <w:p w14:paraId="121E9CE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3518.5</w:t>
            </w:r>
          </w:p>
        </w:tc>
        <w:tc>
          <w:tcPr>
            <w:tcW w:w="1018" w:type="dxa"/>
            <w:tcBorders>
              <w:top w:val="nil"/>
              <w:left w:val="nil"/>
              <w:bottom w:val="single" w:sz="4" w:space="0" w:color="000000"/>
              <w:right w:val="single" w:sz="4" w:space="0" w:color="000000"/>
            </w:tcBorders>
            <w:shd w:val="clear" w:color="auto" w:fill="auto"/>
            <w:vAlign w:val="center"/>
            <w:hideMark/>
          </w:tcPr>
          <w:p w14:paraId="3B760B0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11.925</w:t>
            </w:r>
          </w:p>
        </w:tc>
        <w:tc>
          <w:tcPr>
            <w:tcW w:w="1043" w:type="dxa"/>
            <w:tcBorders>
              <w:top w:val="nil"/>
              <w:left w:val="nil"/>
              <w:bottom w:val="single" w:sz="4" w:space="0" w:color="000000"/>
              <w:right w:val="single" w:sz="4" w:space="0" w:color="000000"/>
            </w:tcBorders>
            <w:shd w:val="clear" w:color="auto" w:fill="auto"/>
            <w:vAlign w:val="center"/>
            <w:hideMark/>
          </w:tcPr>
          <w:p w14:paraId="3A9205D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9.72E+07</w:t>
            </w:r>
          </w:p>
        </w:tc>
        <w:tc>
          <w:tcPr>
            <w:tcW w:w="855" w:type="dxa"/>
            <w:tcBorders>
              <w:top w:val="nil"/>
              <w:left w:val="nil"/>
              <w:bottom w:val="single" w:sz="4" w:space="0" w:color="000000"/>
              <w:right w:val="single" w:sz="4" w:space="0" w:color="000000"/>
            </w:tcBorders>
            <w:shd w:val="clear" w:color="auto" w:fill="auto"/>
            <w:vAlign w:val="center"/>
            <w:hideMark/>
          </w:tcPr>
          <w:p w14:paraId="0EF65A4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1.795</w:t>
            </w:r>
          </w:p>
        </w:tc>
      </w:tr>
      <w:tr w:rsidR="00297CA4" w:rsidRPr="00297CA4" w14:paraId="566999A1"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3214EE5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25749.5</w:t>
            </w:r>
          </w:p>
        </w:tc>
        <w:tc>
          <w:tcPr>
            <w:tcW w:w="1027" w:type="dxa"/>
            <w:tcBorders>
              <w:top w:val="nil"/>
              <w:left w:val="nil"/>
              <w:bottom w:val="single" w:sz="4" w:space="0" w:color="000000"/>
              <w:right w:val="single" w:sz="4" w:space="0" w:color="000000"/>
            </w:tcBorders>
            <w:shd w:val="clear" w:color="auto" w:fill="auto"/>
            <w:vAlign w:val="center"/>
            <w:hideMark/>
          </w:tcPr>
          <w:p w14:paraId="6807487B"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16994.5</w:t>
            </w:r>
          </w:p>
        </w:tc>
        <w:tc>
          <w:tcPr>
            <w:tcW w:w="855" w:type="dxa"/>
            <w:tcBorders>
              <w:top w:val="nil"/>
              <w:left w:val="nil"/>
              <w:bottom w:val="single" w:sz="4" w:space="0" w:color="000000"/>
              <w:right w:val="single" w:sz="4" w:space="0" w:color="000000"/>
            </w:tcBorders>
            <w:shd w:val="clear" w:color="auto" w:fill="auto"/>
            <w:vAlign w:val="center"/>
            <w:hideMark/>
          </w:tcPr>
          <w:p w14:paraId="7A747337"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0.48</w:t>
            </w:r>
          </w:p>
        </w:tc>
        <w:tc>
          <w:tcPr>
            <w:tcW w:w="890" w:type="dxa"/>
            <w:tcBorders>
              <w:top w:val="nil"/>
              <w:left w:val="nil"/>
              <w:bottom w:val="single" w:sz="4" w:space="0" w:color="000000"/>
              <w:right w:val="single" w:sz="4" w:space="0" w:color="000000"/>
            </w:tcBorders>
            <w:shd w:val="clear" w:color="auto" w:fill="auto"/>
            <w:vAlign w:val="center"/>
            <w:hideMark/>
          </w:tcPr>
          <w:p w14:paraId="607511B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10.8275</w:t>
            </w:r>
          </w:p>
        </w:tc>
        <w:tc>
          <w:tcPr>
            <w:tcW w:w="1027" w:type="dxa"/>
            <w:tcBorders>
              <w:top w:val="nil"/>
              <w:left w:val="nil"/>
              <w:bottom w:val="single" w:sz="4" w:space="0" w:color="000000"/>
              <w:right w:val="single" w:sz="4" w:space="0" w:color="000000"/>
            </w:tcBorders>
            <w:shd w:val="clear" w:color="auto" w:fill="auto"/>
            <w:vAlign w:val="center"/>
            <w:hideMark/>
          </w:tcPr>
          <w:p w14:paraId="0634B84D"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3790</w:t>
            </w:r>
          </w:p>
        </w:tc>
        <w:tc>
          <w:tcPr>
            <w:tcW w:w="1018" w:type="dxa"/>
            <w:tcBorders>
              <w:top w:val="nil"/>
              <w:left w:val="nil"/>
              <w:bottom w:val="single" w:sz="4" w:space="0" w:color="000000"/>
              <w:right w:val="single" w:sz="4" w:space="0" w:color="000000"/>
            </w:tcBorders>
            <w:shd w:val="clear" w:color="auto" w:fill="auto"/>
            <w:vAlign w:val="center"/>
            <w:hideMark/>
          </w:tcPr>
          <w:p w14:paraId="2F8F2542"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14.22</w:t>
            </w:r>
          </w:p>
        </w:tc>
        <w:tc>
          <w:tcPr>
            <w:tcW w:w="1043" w:type="dxa"/>
            <w:tcBorders>
              <w:top w:val="nil"/>
              <w:left w:val="nil"/>
              <w:bottom w:val="single" w:sz="4" w:space="0" w:color="000000"/>
              <w:right w:val="single" w:sz="4" w:space="0" w:color="000000"/>
            </w:tcBorders>
            <w:shd w:val="clear" w:color="auto" w:fill="auto"/>
            <w:vAlign w:val="center"/>
            <w:hideMark/>
          </w:tcPr>
          <w:p w14:paraId="2195332A"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1.05E+08</w:t>
            </w:r>
          </w:p>
        </w:tc>
        <w:tc>
          <w:tcPr>
            <w:tcW w:w="855" w:type="dxa"/>
            <w:tcBorders>
              <w:top w:val="nil"/>
              <w:left w:val="nil"/>
              <w:bottom w:val="single" w:sz="4" w:space="0" w:color="000000"/>
              <w:right w:val="single" w:sz="4" w:space="0" w:color="000000"/>
            </w:tcBorders>
            <w:shd w:val="clear" w:color="auto" w:fill="auto"/>
            <w:vAlign w:val="center"/>
            <w:hideMark/>
          </w:tcPr>
          <w:p w14:paraId="73D8921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1.8925</w:t>
            </w:r>
          </w:p>
        </w:tc>
      </w:tr>
      <w:tr w:rsidR="00297CA4" w:rsidRPr="00297CA4" w14:paraId="57DF1FBD" w14:textId="77777777" w:rsidTr="008A1372">
        <w:trPr>
          <w:trHeight w:val="288"/>
          <w:jc w:val="center"/>
        </w:trPr>
        <w:tc>
          <w:tcPr>
            <w:tcW w:w="1463" w:type="dxa"/>
            <w:tcBorders>
              <w:top w:val="nil"/>
              <w:left w:val="single" w:sz="4" w:space="0" w:color="000000"/>
              <w:bottom w:val="single" w:sz="4" w:space="0" w:color="000000"/>
              <w:right w:val="single" w:sz="4" w:space="0" w:color="000000"/>
            </w:tcBorders>
            <w:shd w:val="clear" w:color="auto" w:fill="auto"/>
            <w:vAlign w:val="center"/>
            <w:hideMark/>
          </w:tcPr>
          <w:p w14:paraId="2C37998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46289</w:t>
            </w:r>
          </w:p>
        </w:tc>
        <w:tc>
          <w:tcPr>
            <w:tcW w:w="1027" w:type="dxa"/>
            <w:tcBorders>
              <w:top w:val="nil"/>
              <w:left w:val="nil"/>
              <w:bottom w:val="single" w:sz="4" w:space="0" w:color="000000"/>
              <w:right w:val="single" w:sz="4" w:space="0" w:color="000000"/>
            </w:tcBorders>
            <w:shd w:val="clear" w:color="auto" w:fill="auto"/>
            <w:vAlign w:val="center"/>
            <w:hideMark/>
          </w:tcPr>
          <w:p w14:paraId="6C094999"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35012</w:t>
            </w:r>
          </w:p>
        </w:tc>
        <w:tc>
          <w:tcPr>
            <w:tcW w:w="855" w:type="dxa"/>
            <w:tcBorders>
              <w:top w:val="nil"/>
              <w:left w:val="nil"/>
              <w:bottom w:val="single" w:sz="4" w:space="0" w:color="000000"/>
              <w:right w:val="single" w:sz="4" w:space="0" w:color="000000"/>
            </w:tcBorders>
            <w:shd w:val="clear" w:color="auto" w:fill="auto"/>
            <w:vAlign w:val="center"/>
            <w:hideMark/>
          </w:tcPr>
          <w:p w14:paraId="3B595AF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0.81</w:t>
            </w:r>
          </w:p>
        </w:tc>
        <w:tc>
          <w:tcPr>
            <w:tcW w:w="890" w:type="dxa"/>
            <w:tcBorders>
              <w:top w:val="nil"/>
              <w:left w:val="nil"/>
              <w:bottom w:val="single" w:sz="4" w:space="0" w:color="000000"/>
              <w:right w:val="single" w:sz="4" w:space="0" w:color="000000"/>
            </w:tcBorders>
            <w:shd w:val="clear" w:color="auto" w:fill="auto"/>
            <w:vAlign w:val="center"/>
            <w:hideMark/>
          </w:tcPr>
          <w:p w14:paraId="6E0343E4"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12.75</w:t>
            </w:r>
          </w:p>
        </w:tc>
        <w:tc>
          <w:tcPr>
            <w:tcW w:w="1027" w:type="dxa"/>
            <w:tcBorders>
              <w:top w:val="nil"/>
              <w:left w:val="nil"/>
              <w:bottom w:val="single" w:sz="4" w:space="0" w:color="000000"/>
              <w:right w:val="single" w:sz="4" w:space="0" w:color="000000"/>
            </w:tcBorders>
            <w:shd w:val="clear" w:color="auto" w:fill="auto"/>
            <w:vAlign w:val="center"/>
            <w:hideMark/>
          </w:tcPr>
          <w:p w14:paraId="0E506855"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4197</w:t>
            </w:r>
          </w:p>
        </w:tc>
        <w:tc>
          <w:tcPr>
            <w:tcW w:w="1018" w:type="dxa"/>
            <w:tcBorders>
              <w:top w:val="nil"/>
              <w:left w:val="nil"/>
              <w:bottom w:val="single" w:sz="4" w:space="0" w:color="000000"/>
              <w:right w:val="single" w:sz="4" w:space="0" w:color="000000"/>
            </w:tcBorders>
            <w:shd w:val="clear" w:color="auto" w:fill="auto"/>
            <w:vAlign w:val="center"/>
            <w:hideMark/>
          </w:tcPr>
          <w:p w14:paraId="3DBF4AF0"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20.33</w:t>
            </w:r>
          </w:p>
        </w:tc>
        <w:tc>
          <w:tcPr>
            <w:tcW w:w="1043" w:type="dxa"/>
            <w:tcBorders>
              <w:top w:val="nil"/>
              <w:left w:val="nil"/>
              <w:bottom w:val="single" w:sz="4" w:space="0" w:color="000000"/>
              <w:right w:val="single" w:sz="4" w:space="0" w:color="000000"/>
            </w:tcBorders>
            <w:shd w:val="clear" w:color="auto" w:fill="auto"/>
            <w:vAlign w:val="center"/>
            <w:hideMark/>
          </w:tcPr>
          <w:p w14:paraId="6EAAACA8"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1.14E+08</w:t>
            </w:r>
          </w:p>
        </w:tc>
        <w:tc>
          <w:tcPr>
            <w:tcW w:w="855" w:type="dxa"/>
            <w:tcBorders>
              <w:top w:val="nil"/>
              <w:left w:val="nil"/>
              <w:bottom w:val="single" w:sz="4" w:space="0" w:color="000000"/>
              <w:right w:val="single" w:sz="4" w:space="0" w:color="000000"/>
            </w:tcBorders>
            <w:shd w:val="clear" w:color="auto" w:fill="auto"/>
            <w:vAlign w:val="center"/>
            <w:hideMark/>
          </w:tcPr>
          <w:p w14:paraId="24AE9036" w14:textId="77777777" w:rsidR="00297CA4" w:rsidRPr="00297CA4" w:rsidRDefault="00297CA4" w:rsidP="00297CA4">
            <w:pPr>
              <w:spacing w:before="0" w:after="0" w:line="240" w:lineRule="auto"/>
              <w:ind w:firstLine="0"/>
              <w:contextualSpacing w:val="0"/>
              <w:jc w:val="right"/>
              <w:rPr>
                <w:rFonts w:ascii="Segoe UI" w:hAnsi="Segoe UI" w:cs="Segoe UI"/>
                <w:sz w:val="16"/>
                <w:szCs w:val="16"/>
                <w:lang w:val="en-PH" w:eastAsia="en-PH"/>
              </w:rPr>
            </w:pPr>
            <w:r w:rsidRPr="00297CA4">
              <w:rPr>
                <w:rFonts w:ascii="Segoe UI" w:hAnsi="Segoe UI" w:cs="Segoe UI"/>
                <w:sz w:val="16"/>
                <w:szCs w:val="16"/>
                <w:lang w:val="en-PH" w:eastAsia="en-PH"/>
              </w:rPr>
              <w:t>2.08</w:t>
            </w:r>
          </w:p>
        </w:tc>
      </w:tr>
    </w:tbl>
    <w:p w14:paraId="2F32B3B6" w14:textId="77777777" w:rsidR="00E97692" w:rsidRDefault="00E97692" w:rsidP="00AD754C">
      <w:pPr>
        <w:ind w:firstLine="0"/>
      </w:pPr>
    </w:p>
    <w:p w14:paraId="6859D9D0" w14:textId="5A05FC31" w:rsidR="0050733F" w:rsidRPr="00E97692" w:rsidRDefault="006C17AC" w:rsidP="0050733F">
      <w:r>
        <w:t>This t</w:t>
      </w:r>
      <w:r w:rsidRPr="006C17AC">
        <w:t xml:space="preserve">able contains </w:t>
      </w:r>
      <w:r>
        <w:t>the</w:t>
      </w:r>
      <w:r w:rsidRPr="006C17AC">
        <w:t xml:space="preserve"> aggregat</w:t>
      </w:r>
      <w:r>
        <w:t>ion</w:t>
      </w:r>
      <w:r w:rsidRPr="006C17AC">
        <w:t xml:space="preserve"> of numerical characteristics of the data, which characterizes the costs and returns in agriculture throughout the years, as well as other economic indicators. There are different columns in the table: Cash Costs, Non-Cash Costs, Imputed Costs, Total Costs, Gross Returns, Returns Above Cash Costs, Net Returns, Cost per Kilogram, Yield per Hectare, Farmgate Price, Population and Annual % Change</w:t>
      </w:r>
      <w:r>
        <w:t>.</w:t>
      </w:r>
    </w:p>
    <w:p w14:paraId="4803094F" w14:textId="77777777" w:rsidR="00E97692" w:rsidRDefault="00E97692" w:rsidP="00E97692">
      <w:pPr>
        <w:pStyle w:val="Heading2"/>
      </w:pPr>
      <w:bookmarkStart w:id="94" w:name="_Toc183076617"/>
      <w:r>
        <w:t>Data Cleaning</w:t>
      </w:r>
      <w:bookmarkEnd w:id="94"/>
    </w:p>
    <w:p w14:paraId="6EDE556C" w14:textId="26E4E658" w:rsidR="004E004F" w:rsidRPr="004E004F" w:rsidRDefault="004E004F" w:rsidP="004E004F">
      <w:pPr>
        <w:rPr>
          <w:lang w:val="en-PH"/>
        </w:rPr>
      </w:pPr>
      <w:r>
        <w:t xml:space="preserve">Data cleaning </w:t>
      </w:r>
      <w:r w:rsidRPr="004E004F">
        <w:rPr>
          <w:lang w:val="en-PH"/>
        </w:rPr>
        <w:t xml:space="preserve">is the procedure for locating and eliminating errors, inconsistencies, and inaccuracies from a dataset. </w:t>
      </w:r>
    </w:p>
    <w:p w14:paraId="75CD6843" w14:textId="1E0C21A0" w:rsidR="00E97692" w:rsidRDefault="004E004F" w:rsidP="00E97692">
      <w:r w:rsidRPr="004E004F">
        <w:t>The process</w:t>
      </w:r>
      <w:r>
        <w:t xml:space="preserve"> of data cleaning in this system</w:t>
      </w:r>
      <w:r w:rsidRPr="004E004F">
        <w:t xml:space="preserve"> starts with reading the data set saved in a CSV file into a </w:t>
      </w:r>
      <w:proofErr w:type="spellStart"/>
      <w:r w:rsidRPr="004E004F">
        <w:t>DataFrame</w:t>
      </w:r>
      <w:proofErr w:type="spellEnd"/>
      <w:r w:rsidRPr="004E004F">
        <w:t xml:space="preserve"> which enhances its usability. Subsequently, the notebook marks out the presence of missing values in the given dataset, which is helpful for understanding whether any of the columns in a dataset needs further handling such as </w:t>
      </w:r>
      <w:r w:rsidRPr="004E004F">
        <w:lastRenderedPageBreak/>
        <w:t xml:space="preserve">imputation. The </w:t>
      </w:r>
      <w:proofErr w:type="gramStart"/>
      <w:r w:rsidRPr="004E004F">
        <w:t>last data preparation</w:t>
      </w:r>
      <w:proofErr w:type="gramEnd"/>
      <w:r w:rsidRPr="004E004F">
        <w:t xml:space="preserve"> step is to convert some of the columns from objects to numerical types for better analysis in the next stages of data preparation. It is performed to allow later calculations and analysis of the data collected as a part of this project, in the correct format. These steps taken together make the dataset ready for more granular analysis and modeling which can be built on this clean and consistent platform.</w:t>
      </w:r>
    </w:p>
    <w:p w14:paraId="0804AB12" w14:textId="6A672923" w:rsidR="00B71F61" w:rsidRDefault="00B71F61" w:rsidP="00B71F61">
      <w:pPr>
        <w:pStyle w:val="Caption"/>
      </w:pPr>
      <w:bookmarkStart w:id="95" w:name="_Toc183076578"/>
      <w:r>
        <w:t xml:space="preserve">Table </w:t>
      </w:r>
      <w:r>
        <w:fldChar w:fldCharType="begin"/>
      </w:r>
      <w:r>
        <w:instrText xml:space="preserve"> SEQ Table \* ARABIC </w:instrText>
      </w:r>
      <w:r>
        <w:fldChar w:fldCharType="separate"/>
      </w:r>
      <w:r>
        <w:rPr>
          <w:noProof/>
        </w:rPr>
        <w:t>5</w:t>
      </w:r>
      <w:r>
        <w:fldChar w:fldCharType="end"/>
      </w:r>
      <w:r>
        <w:t xml:space="preserve"> </w:t>
      </w:r>
      <w:r>
        <w:br/>
      </w:r>
      <w:r w:rsidRPr="00B71F61">
        <w:rPr>
          <w:b w:val="0"/>
          <w:bCs w:val="0"/>
          <w:i/>
          <w:iCs w:val="0"/>
        </w:rPr>
        <w:t>Process for the Data Cleaning</w:t>
      </w:r>
      <w:bookmarkEnd w:id="95"/>
    </w:p>
    <w:tbl>
      <w:tblPr>
        <w:tblStyle w:val="GridTable6Colorful"/>
        <w:tblW w:w="8296" w:type="dxa"/>
        <w:tblLook w:val="04A0" w:firstRow="1" w:lastRow="0" w:firstColumn="1" w:lastColumn="0" w:noHBand="0" w:noVBand="1"/>
      </w:tblPr>
      <w:tblGrid>
        <w:gridCol w:w="573"/>
        <w:gridCol w:w="1126"/>
        <w:gridCol w:w="6597"/>
      </w:tblGrid>
      <w:tr w:rsidR="00751499" w:rsidRPr="00751499" w14:paraId="29B0404A" w14:textId="77777777" w:rsidTr="00B71F61">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73" w:type="dxa"/>
            <w:shd w:val="clear" w:color="auto" w:fill="FFFFFF" w:themeFill="background1"/>
            <w:hideMark/>
          </w:tcPr>
          <w:p w14:paraId="546FB2D6" w14:textId="77777777" w:rsidR="00751499" w:rsidRPr="00751499" w:rsidRDefault="00751499" w:rsidP="00751499">
            <w:pPr>
              <w:spacing w:before="0"/>
              <w:ind w:firstLine="0"/>
              <w:contextualSpacing w:val="0"/>
              <w:jc w:val="center"/>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Step #</w:t>
            </w:r>
          </w:p>
        </w:tc>
        <w:tc>
          <w:tcPr>
            <w:tcW w:w="1126" w:type="dxa"/>
            <w:shd w:val="clear" w:color="auto" w:fill="FFFFFF" w:themeFill="background1"/>
            <w:hideMark/>
          </w:tcPr>
          <w:p w14:paraId="5C2C9AFA" w14:textId="77777777" w:rsidR="00751499" w:rsidRPr="00751499" w:rsidRDefault="00751499" w:rsidP="00751499">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Description</w:t>
            </w:r>
          </w:p>
        </w:tc>
        <w:tc>
          <w:tcPr>
            <w:tcW w:w="6597" w:type="dxa"/>
            <w:shd w:val="clear" w:color="auto" w:fill="FFFFFF" w:themeFill="background1"/>
            <w:hideMark/>
          </w:tcPr>
          <w:p w14:paraId="3642547E" w14:textId="77777777" w:rsidR="00751499" w:rsidRPr="00751499" w:rsidRDefault="00751499" w:rsidP="00751499">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Code Used</w:t>
            </w:r>
          </w:p>
        </w:tc>
      </w:tr>
      <w:tr w:rsidR="00751499" w:rsidRPr="00751499" w14:paraId="4897FB32" w14:textId="77777777" w:rsidTr="00B71F61">
        <w:trPr>
          <w:cnfStyle w:val="000000100000" w:firstRow="0" w:lastRow="0" w:firstColumn="0" w:lastColumn="0" w:oddVBand="0" w:evenVBand="0" w:oddHBand="1" w:evenHBand="0" w:firstRowFirstColumn="0" w:firstRowLastColumn="0" w:lastRowFirstColumn="0" w:lastRowLastColumn="0"/>
          <w:trHeight w:val="2304"/>
        </w:trPr>
        <w:tc>
          <w:tcPr>
            <w:cnfStyle w:val="001000000000" w:firstRow="0" w:lastRow="0" w:firstColumn="1" w:lastColumn="0" w:oddVBand="0" w:evenVBand="0" w:oddHBand="0" w:evenHBand="0" w:firstRowFirstColumn="0" w:firstRowLastColumn="0" w:lastRowFirstColumn="0" w:lastRowLastColumn="0"/>
            <w:tcW w:w="573" w:type="dxa"/>
            <w:shd w:val="clear" w:color="auto" w:fill="FFFFFF" w:themeFill="background1"/>
            <w:hideMark/>
          </w:tcPr>
          <w:p w14:paraId="699F1A8A" w14:textId="77777777" w:rsidR="00751499" w:rsidRPr="00751499" w:rsidRDefault="00751499" w:rsidP="00751499">
            <w:pPr>
              <w:spacing w:before="0"/>
              <w:ind w:firstLine="0"/>
              <w:contextualSpacing w:val="0"/>
              <w:jc w:val="center"/>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1</w:t>
            </w:r>
          </w:p>
        </w:tc>
        <w:tc>
          <w:tcPr>
            <w:tcW w:w="1126" w:type="dxa"/>
            <w:shd w:val="clear" w:color="auto" w:fill="FFFFFF" w:themeFill="background1"/>
            <w:hideMark/>
          </w:tcPr>
          <w:p w14:paraId="17CA2129" w14:textId="211EBFA9" w:rsidR="00751499" w:rsidRPr="00751499" w:rsidRDefault="00465142" w:rsidP="00751499">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465142">
              <w:rPr>
                <w:rFonts w:ascii="Aptos Narrow" w:hAnsi="Aptos Narrow"/>
                <w:color w:val="000000"/>
                <w:sz w:val="22"/>
                <w:szCs w:val="22"/>
                <w:lang w:eastAsia="en-PH"/>
              </w:rPr>
              <w:t xml:space="preserve">Loading the data using the CSV file into a </w:t>
            </w:r>
            <w:proofErr w:type="spellStart"/>
            <w:r w:rsidRPr="00465142">
              <w:rPr>
                <w:rFonts w:ascii="Aptos Narrow" w:hAnsi="Aptos Narrow"/>
                <w:color w:val="000000"/>
                <w:sz w:val="22"/>
                <w:szCs w:val="22"/>
                <w:lang w:eastAsia="en-PH"/>
              </w:rPr>
              <w:t>DataFrame</w:t>
            </w:r>
            <w:proofErr w:type="spellEnd"/>
          </w:p>
        </w:tc>
        <w:tc>
          <w:tcPr>
            <w:tcW w:w="6597" w:type="dxa"/>
            <w:shd w:val="clear" w:color="auto" w:fill="FFFFFF" w:themeFill="background1"/>
            <w:hideMark/>
          </w:tcPr>
          <w:p w14:paraId="4066F37E" w14:textId="77777777" w:rsidR="00751499" w:rsidRPr="00751499" w:rsidRDefault="00751499" w:rsidP="00751499">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rial Unicode MS" w:hAnsi="Arial Unicode MS"/>
                <w:color w:val="000000"/>
                <w:sz w:val="20"/>
                <w:szCs w:val="20"/>
                <w:lang w:val="en-PH" w:eastAsia="en-PH"/>
              </w:rPr>
            </w:pPr>
            <w:r w:rsidRPr="00751499">
              <w:rPr>
                <w:rFonts w:ascii="Arial Unicode MS" w:hAnsi="Arial Unicode MS"/>
                <w:color w:val="000000"/>
                <w:sz w:val="20"/>
                <w:szCs w:val="20"/>
                <w:lang w:val="en-PH" w:eastAsia="en-PH"/>
              </w:rPr>
              <w:t xml:space="preserve">data = </w:t>
            </w:r>
            <w:proofErr w:type="spellStart"/>
            <w:proofErr w:type="gramStart"/>
            <w:r w:rsidRPr="00751499">
              <w:rPr>
                <w:rFonts w:ascii="Arial Unicode MS" w:hAnsi="Arial Unicode MS"/>
                <w:color w:val="000000"/>
                <w:sz w:val="20"/>
                <w:szCs w:val="20"/>
                <w:lang w:val="en-PH" w:eastAsia="en-PH"/>
              </w:rPr>
              <w:t>pd.read</w:t>
            </w:r>
            <w:proofErr w:type="gramEnd"/>
            <w:r w:rsidRPr="00751499">
              <w:rPr>
                <w:rFonts w:ascii="Arial Unicode MS" w:hAnsi="Arial Unicode MS"/>
                <w:color w:val="000000"/>
                <w:sz w:val="20"/>
                <w:szCs w:val="20"/>
                <w:lang w:val="en-PH" w:eastAsia="en-PH"/>
              </w:rPr>
              <w:t>_csv</w:t>
            </w:r>
            <w:proofErr w:type="spellEnd"/>
            <w:r w:rsidRPr="00751499">
              <w:rPr>
                <w:rFonts w:ascii="Arial Unicode MS" w:hAnsi="Arial Unicode MS"/>
                <w:color w:val="000000"/>
                <w:sz w:val="20"/>
                <w:szCs w:val="20"/>
                <w:lang w:val="en-PH" w:eastAsia="en-PH"/>
              </w:rPr>
              <w:t>('filtered_data.csv')</w:t>
            </w:r>
          </w:p>
        </w:tc>
      </w:tr>
      <w:tr w:rsidR="00751499" w:rsidRPr="00751499" w14:paraId="5768526B" w14:textId="77777777" w:rsidTr="00B71F61">
        <w:trPr>
          <w:trHeight w:val="1728"/>
        </w:trPr>
        <w:tc>
          <w:tcPr>
            <w:cnfStyle w:val="001000000000" w:firstRow="0" w:lastRow="0" w:firstColumn="1" w:lastColumn="0" w:oddVBand="0" w:evenVBand="0" w:oddHBand="0" w:evenHBand="0" w:firstRowFirstColumn="0" w:firstRowLastColumn="0" w:lastRowFirstColumn="0" w:lastRowLastColumn="0"/>
            <w:tcW w:w="573" w:type="dxa"/>
            <w:shd w:val="clear" w:color="auto" w:fill="FFFFFF" w:themeFill="background1"/>
            <w:hideMark/>
          </w:tcPr>
          <w:p w14:paraId="098C7F84" w14:textId="77777777" w:rsidR="00751499" w:rsidRPr="00751499" w:rsidRDefault="00751499" w:rsidP="00751499">
            <w:pPr>
              <w:spacing w:before="0"/>
              <w:ind w:firstLine="0"/>
              <w:contextualSpacing w:val="0"/>
              <w:jc w:val="center"/>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2</w:t>
            </w:r>
          </w:p>
        </w:tc>
        <w:tc>
          <w:tcPr>
            <w:tcW w:w="1126" w:type="dxa"/>
            <w:shd w:val="clear" w:color="auto" w:fill="FFFFFF" w:themeFill="background1"/>
            <w:hideMark/>
          </w:tcPr>
          <w:p w14:paraId="6E048FF7" w14:textId="228D7FC8" w:rsidR="00751499" w:rsidRPr="00751499" w:rsidRDefault="00465142" w:rsidP="00751499">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465142">
              <w:rPr>
                <w:rFonts w:ascii="Aptos Narrow" w:hAnsi="Aptos Narrow"/>
                <w:color w:val="000000"/>
                <w:sz w:val="22"/>
                <w:szCs w:val="22"/>
                <w:lang w:eastAsia="en-PH"/>
              </w:rPr>
              <w:t>Verifying for missing values on all variables</w:t>
            </w:r>
          </w:p>
        </w:tc>
        <w:tc>
          <w:tcPr>
            <w:tcW w:w="6597" w:type="dxa"/>
            <w:shd w:val="clear" w:color="auto" w:fill="FFFFFF" w:themeFill="background1"/>
            <w:hideMark/>
          </w:tcPr>
          <w:p w14:paraId="4013EC98" w14:textId="77777777" w:rsidR="00751499" w:rsidRPr="00751499" w:rsidRDefault="00751499" w:rsidP="00751499">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lang w:val="en-PH" w:eastAsia="en-PH"/>
              </w:rPr>
            </w:pPr>
            <w:proofErr w:type="spellStart"/>
            <w:proofErr w:type="gramStart"/>
            <w:r w:rsidRPr="00751499">
              <w:rPr>
                <w:rFonts w:ascii="Arial Unicode MS" w:hAnsi="Arial Unicode MS"/>
                <w:color w:val="000000"/>
                <w:sz w:val="20"/>
                <w:szCs w:val="20"/>
                <w:lang w:val="en-PH" w:eastAsia="en-PH"/>
              </w:rPr>
              <w:t>data.isnull</w:t>
            </w:r>
            <w:proofErr w:type="spellEnd"/>
            <w:proofErr w:type="gramEnd"/>
            <w:r w:rsidRPr="00751499">
              <w:rPr>
                <w:rFonts w:ascii="Arial Unicode MS" w:hAnsi="Arial Unicode MS"/>
                <w:color w:val="000000"/>
                <w:sz w:val="20"/>
                <w:szCs w:val="20"/>
                <w:lang w:val="en-PH" w:eastAsia="en-PH"/>
              </w:rPr>
              <w:t>().sum()</w:t>
            </w:r>
          </w:p>
        </w:tc>
      </w:tr>
      <w:tr w:rsidR="00751499" w:rsidRPr="00751499" w14:paraId="5E21DA8C" w14:textId="77777777" w:rsidTr="00B71F61">
        <w:trPr>
          <w:cnfStyle w:val="000000100000" w:firstRow="0" w:lastRow="0" w:firstColumn="0" w:lastColumn="0" w:oddVBand="0" w:evenVBand="0" w:oddHBand="1" w:evenHBand="0" w:firstRowFirstColumn="0" w:firstRowLastColumn="0" w:lastRowFirstColumn="0" w:lastRowLastColumn="0"/>
          <w:trHeight w:val="2904"/>
        </w:trPr>
        <w:tc>
          <w:tcPr>
            <w:cnfStyle w:val="001000000000" w:firstRow="0" w:lastRow="0" w:firstColumn="1" w:lastColumn="0" w:oddVBand="0" w:evenVBand="0" w:oddHBand="0" w:evenHBand="0" w:firstRowFirstColumn="0" w:firstRowLastColumn="0" w:lastRowFirstColumn="0" w:lastRowLastColumn="0"/>
            <w:tcW w:w="573" w:type="dxa"/>
            <w:shd w:val="clear" w:color="auto" w:fill="FFFFFF" w:themeFill="background1"/>
            <w:hideMark/>
          </w:tcPr>
          <w:p w14:paraId="582EAC7C" w14:textId="77777777" w:rsidR="00751499" w:rsidRPr="00751499" w:rsidRDefault="00751499" w:rsidP="00751499">
            <w:pPr>
              <w:spacing w:before="0"/>
              <w:ind w:firstLine="0"/>
              <w:contextualSpacing w:val="0"/>
              <w:jc w:val="center"/>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3</w:t>
            </w:r>
          </w:p>
        </w:tc>
        <w:tc>
          <w:tcPr>
            <w:tcW w:w="1126" w:type="dxa"/>
            <w:shd w:val="clear" w:color="auto" w:fill="FFFFFF" w:themeFill="background1"/>
            <w:hideMark/>
          </w:tcPr>
          <w:p w14:paraId="119BF42E" w14:textId="14DAB632" w:rsidR="00751499" w:rsidRPr="00751499" w:rsidRDefault="00465142" w:rsidP="00751499">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465142">
              <w:rPr>
                <w:rFonts w:ascii="Aptos Narrow" w:hAnsi="Aptos Narrow"/>
                <w:color w:val="000000"/>
                <w:sz w:val="22"/>
                <w:szCs w:val="22"/>
                <w:lang w:eastAsia="en-PH"/>
              </w:rPr>
              <w:t>Converting certain columns from string data type to numeric data type</w:t>
            </w:r>
          </w:p>
        </w:tc>
        <w:tc>
          <w:tcPr>
            <w:tcW w:w="6597" w:type="dxa"/>
            <w:shd w:val="clear" w:color="auto" w:fill="FFFFFF" w:themeFill="background1"/>
            <w:hideMark/>
          </w:tcPr>
          <w:p w14:paraId="26F3481A" w14:textId="77777777" w:rsidR="00751499" w:rsidRPr="00751499" w:rsidRDefault="00751499" w:rsidP="00751499">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rial Unicode MS" w:hAnsi="Arial Unicode MS"/>
                <w:color w:val="000000"/>
                <w:sz w:val="20"/>
                <w:szCs w:val="20"/>
                <w:lang w:val="en-PH" w:eastAsia="en-PH"/>
              </w:rPr>
            </w:pPr>
            <w:r w:rsidRPr="00751499">
              <w:rPr>
                <w:rFonts w:ascii="Arial Unicode MS" w:hAnsi="Arial Unicode MS"/>
                <w:color w:val="000000"/>
                <w:sz w:val="20"/>
                <w:szCs w:val="20"/>
                <w:lang w:val="en-PH" w:eastAsia="en-PH"/>
              </w:rPr>
              <w:t>data[</w:t>
            </w:r>
            <w:proofErr w:type="spellStart"/>
            <w:r w:rsidRPr="00751499">
              <w:rPr>
                <w:rFonts w:ascii="Arial Unicode MS" w:hAnsi="Arial Unicode MS"/>
                <w:color w:val="000000"/>
                <w:sz w:val="20"/>
                <w:szCs w:val="20"/>
                <w:lang w:val="en-PH" w:eastAsia="en-PH"/>
              </w:rPr>
              <w:t>columns_to_convert</w:t>
            </w:r>
            <w:proofErr w:type="spellEnd"/>
            <w:r w:rsidRPr="00751499">
              <w:rPr>
                <w:rFonts w:ascii="Arial Unicode MS" w:hAnsi="Arial Unicode MS"/>
                <w:color w:val="000000"/>
                <w:sz w:val="20"/>
                <w:szCs w:val="20"/>
                <w:lang w:val="en-PH" w:eastAsia="en-PH"/>
              </w:rPr>
              <w:t>] = data[</w:t>
            </w:r>
            <w:proofErr w:type="spellStart"/>
            <w:r w:rsidRPr="00751499">
              <w:rPr>
                <w:rFonts w:ascii="Arial Unicode MS" w:hAnsi="Arial Unicode MS"/>
                <w:color w:val="000000"/>
                <w:sz w:val="20"/>
                <w:szCs w:val="20"/>
                <w:lang w:val="en-PH" w:eastAsia="en-PH"/>
              </w:rPr>
              <w:t>columns_to_convert</w:t>
            </w:r>
            <w:proofErr w:type="spellEnd"/>
            <w:proofErr w:type="gramStart"/>
            <w:r w:rsidRPr="00751499">
              <w:rPr>
                <w:rFonts w:ascii="Arial Unicode MS" w:hAnsi="Arial Unicode MS"/>
                <w:color w:val="000000"/>
                <w:sz w:val="20"/>
                <w:szCs w:val="20"/>
                <w:lang w:val="en-PH" w:eastAsia="en-PH"/>
              </w:rPr>
              <w:t>].apply</w:t>
            </w:r>
            <w:proofErr w:type="gramEnd"/>
            <w:r w:rsidRPr="00751499">
              <w:rPr>
                <w:rFonts w:ascii="Arial Unicode MS" w:hAnsi="Arial Unicode MS"/>
                <w:color w:val="000000"/>
                <w:sz w:val="20"/>
                <w:szCs w:val="20"/>
                <w:lang w:val="en-PH" w:eastAsia="en-PH"/>
              </w:rPr>
              <w:t>(</w:t>
            </w:r>
            <w:proofErr w:type="spellStart"/>
            <w:r w:rsidRPr="00751499">
              <w:rPr>
                <w:rFonts w:ascii="Arial Unicode MS" w:hAnsi="Arial Unicode MS"/>
                <w:color w:val="000000"/>
                <w:sz w:val="20"/>
                <w:szCs w:val="20"/>
                <w:lang w:val="en-PH" w:eastAsia="en-PH"/>
              </w:rPr>
              <w:t>pd.to_numeric</w:t>
            </w:r>
            <w:proofErr w:type="spellEnd"/>
            <w:r w:rsidRPr="00751499">
              <w:rPr>
                <w:rFonts w:ascii="Arial Unicode MS" w:hAnsi="Arial Unicode MS"/>
                <w:color w:val="000000"/>
                <w:sz w:val="20"/>
                <w:szCs w:val="20"/>
                <w:lang w:val="en-PH" w:eastAsia="en-PH"/>
              </w:rPr>
              <w:t>, errors='coerce')</w:t>
            </w:r>
          </w:p>
        </w:tc>
      </w:tr>
      <w:tr w:rsidR="00465142" w:rsidRPr="00751499" w14:paraId="1CE17B92" w14:textId="77777777" w:rsidTr="00B71F61">
        <w:trPr>
          <w:trHeight w:val="1892"/>
        </w:trPr>
        <w:tc>
          <w:tcPr>
            <w:cnfStyle w:val="001000000000" w:firstRow="0" w:lastRow="0" w:firstColumn="1" w:lastColumn="0" w:oddVBand="0" w:evenVBand="0" w:oddHBand="0" w:evenHBand="0" w:firstRowFirstColumn="0" w:firstRowLastColumn="0" w:lastRowFirstColumn="0" w:lastRowLastColumn="0"/>
            <w:tcW w:w="573" w:type="dxa"/>
            <w:shd w:val="clear" w:color="auto" w:fill="FFFFFF" w:themeFill="background1"/>
            <w:hideMark/>
          </w:tcPr>
          <w:p w14:paraId="53CA032D" w14:textId="77777777" w:rsidR="00465142" w:rsidRPr="00751499" w:rsidRDefault="00465142" w:rsidP="00751499">
            <w:pPr>
              <w:spacing w:before="0"/>
              <w:ind w:firstLine="0"/>
              <w:contextualSpacing w:val="0"/>
              <w:jc w:val="center"/>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4</w:t>
            </w:r>
          </w:p>
        </w:tc>
        <w:tc>
          <w:tcPr>
            <w:tcW w:w="1126" w:type="dxa"/>
            <w:shd w:val="clear" w:color="auto" w:fill="FFFFFF" w:themeFill="background1"/>
            <w:hideMark/>
          </w:tcPr>
          <w:p w14:paraId="07E8B8C8" w14:textId="4CD8202D" w:rsidR="00465142" w:rsidRPr="00751499" w:rsidRDefault="00465142" w:rsidP="00751499">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465142">
              <w:rPr>
                <w:rFonts w:ascii="Aptos Narrow" w:hAnsi="Aptos Narrow"/>
                <w:color w:val="000000"/>
                <w:sz w:val="22"/>
                <w:szCs w:val="22"/>
                <w:lang w:eastAsia="en-PH"/>
              </w:rPr>
              <w:t>Visualizing Missing Data</w:t>
            </w:r>
          </w:p>
        </w:tc>
        <w:tc>
          <w:tcPr>
            <w:tcW w:w="6597" w:type="dxa"/>
            <w:shd w:val="clear" w:color="auto" w:fill="FFFFFF" w:themeFill="background1"/>
            <w:hideMark/>
          </w:tcPr>
          <w:p w14:paraId="1EC03AF2" w14:textId="77777777" w:rsidR="00465142" w:rsidRDefault="00465142" w:rsidP="00751499">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lang w:val="en-PH" w:eastAsia="en-PH"/>
              </w:rPr>
            </w:pPr>
            <w:r w:rsidRPr="00751499">
              <w:rPr>
                <w:rFonts w:ascii="Arial Unicode MS" w:hAnsi="Arial Unicode MS"/>
                <w:color w:val="000000"/>
                <w:sz w:val="20"/>
                <w:szCs w:val="20"/>
                <w:lang w:val="en-PH" w:eastAsia="en-PH"/>
              </w:rPr>
              <w:t xml:space="preserve">import </w:t>
            </w:r>
            <w:proofErr w:type="spellStart"/>
            <w:r w:rsidRPr="00751499">
              <w:rPr>
                <w:rFonts w:ascii="Arial Unicode MS" w:hAnsi="Arial Unicode MS"/>
                <w:color w:val="000000"/>
                <w:sz w:val="20"/>
                <w:szCs w:val="20"/>
                <w:lang w:val="en-PH" w:eastAsia="en-PH"/>
              </w:rPr>
              <w:t>missingno</w:t>
            </w:r>
            <w:proofErr w:type="spellEnd"/>
            <w:r w:rsidRPr="00751499">
              <w:rPr>
                <w:rFonts w:ascii="Arial Unicode MS" w:hAnsi="Arial Unicode MS"/>
                <w:color w:val="000000"/>
                <w:sz w:val="20"/>
                <w:szCs w:val="20"/>
                <w:lang w:val="en-PH" w:eastAsia="en-PH"/>
              </w:rPr>
              <w:t xml:space="preserve"> as </w:t>
            </w:r>
            <w:proofErr w:type="spellStart"/>
            <w:r w:rsidRPr="00751499">
              <w:rPr>
                <w:rFonts w:ascii="Arial Unicode MS" w:hAnsi="Arial Unicode MS"/>
                <w:color w:val="000000"/>
                <w:sz w:val="20"/>
                <w:szCs w:val="20"/>
                <w:lang w:val="en-PH" w:eastAsia="en-PH"/>
              </w:rPr>
              <w:t>msno</w:t>
            </w:r>
            <w:proofErr w:type="spellEnd"/>
          </w:p>
          <w:p w14:paraId="12E92669" w14:textId="77777777" w:rsidR="00465142" w:rsidRDefault="00465142" w:rsidP="00751499">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lang w:val="en-PH" w:eastAsia="en-PH"/>
              </w:rPr>
            </w:pPr>
            <w:proofErr w:type="spellStart"/>
            <w:proofErr w:type="gramStart"/>
            <w:r w:rsidRPr="00751499">
              <w:rPr>
                <w:rFonts w:ascii="Arial Unicode MS" w:hAnsi="Arial Unicode MS"/>
                <w:color w:val="000000"/>
                <w:sz w:val="20"/>
                <w:szCs w:val="20"/>
                <w:lang w:val="en-PH" w:eastAsia="en-PH"/>
              </w:rPr>
              <w:t>msno.matrix</w:t>
            </w:r>
            <w:proofErr w:type="spellEnd"/>
            <w:proofErr w:type="gramEnd"/>
            <w:r w:rsidRPr="00751499">
              <w:rPr>
                <w:rFonts w:ascii="Arial Unicode MS" w:hAnsi="Arial Unicode MS"/>
                <w:color w:val="000000"/>
                <w:sz w:val="20"/>
                <w:szCs w:val="20"/>
                <w:lang w:val="en-PH" w:eastAsia="en-PH"/>
              </w:rPr>
              <w:t>(data)</w:t>
            </w:r>
          </w:p>
          <w:p w14:paraId="1EACE337" w14:textId="77777777" w:rsidR="00465142" w:rsidRPr="00751499" w:rsidRDefault="00465142" w:rsidP="00751499">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lang w:val="en-PH" w:eastAsia="en-PH"/>
              </w:rPr>
            </w:pPr>
            <w:proofErr w:type="spellStart"/>
            <w:proofErr w:type="gramStart"/>
            <w:r w:rsidRPr="00751499">
              <w:rPr>
                <w:rFonts w:ascii="Arial Unicode MS" w:hAnsi="Arial Unicode MS"/>
                <w:color w:val="000000"/>
                <w:sz w:val="20"/>
                <w:szCs w:val="20"/>
                <w:lang w:val="en-PH" w:eastAsia="en-PH"/>
              </w:rPr>
              <w:t>plt.show</w:t>
            </w:r>
            <w:proofErr w:type="spellEnd"/>
            <w:proofErr w:type="gramEnd"/>
            <w:r w:rsidRPr="00751499">
              <w:rPr>
                <w:rFonts w:ascii="Arial Unicode MS" w:hAnsi="Arial Unicode MS"/>
                <w:color w:val="000000"/>
                <w:sz w:val="20"/>
                <w:szCs w:val="20"/>
                <w:lang w:val="en-PH" w:eastAsia="en-PH"/>
              </w:rPr>
              <w:t>()</w:t>
            </w:r>
          </w:p>
          <w:p w14:paraId="0605858F" w14:textId="12D11A89" w:rsidR="00465142" w:rsidRPr="00751499" w:rsidRDefault="00465142" w:rsidP="00751499">
            <w:pPr>
              <w:spacing w:before="0"/>
              <w:ind w:firstLine="0"/>
              <w:jc w:val="center"/>
              <w:cnfStyle w:val="000000000000" w:firstRow="0" w:lastRow="0" w:firstColumn="0" w:lastColumn="0" w:oddVBand="0" w:evenVBand="0" w:oddHBand="0" w:evenHBand="0" w:firstRowFirstColumn="0" w:firstRowLastColumn="0" w:lastRowFirstColumn="0" w:lastRowLastColumn="0"/>
              <w:rPr>
                <w:rFonts w:ascii="Arial Unicode MS" w:hAnsi="Arial Unicode MS"/>
                <w:color w:val="000000"/>
                <w:sz w:val="20"/>
                <w:szCs w:val="20"/>
                <w:lang w:val="en-PH" w:eastAsia="en-PH"/>
              </w:rPr>
            </w:pPr>
          </w:p>
        </w:tc>
      </w:tr>
      <w:tr w:rsidR="00465142" w:rsidRPr="00751499" w14:paraId="43B464DF" w14:textId="77777777" w:rsidTr="00B71F61">
        <w:trPr>
          <w:cnfStyle w:val="000000100000" w:firstRow="0" w:lastRow="0" w:firstColumn="0" w:lastColumn="0" w:oddVBand="0" w:evenVBand="0" w:oddHBand="1" w:evenHBand="0" w:firstRowFirstColumn="0" w:firstRowLastColumn="0" w:lastRowFirstColumn="0" w:lastRowLastColumn="0"/>
          <w:trHeight w:val="1892"/>
        </w:trPr>
        <w:tc>
          <w:tcPr>
            <w:cnfStyle w:val="001000000000" w:firstRow="0" w:lastRow="0" w:firstColumn="1" w:lastColumn="0" w:oddVBand="0" w:evenVBand="0" w:oddHBand="0" w:evenHBand="0" w:firstRowFirstColumn="0" w:firstRowLastColumn="0" w:lastRowFirstColumn="0" w:lastRowLastColumn="0"/>
            <w:tcW w:w="573" w:type="dxa"/>
            <w:shd w:val="clear" w:color="auto" w:fill="FFFFFF" w:themeFill="background1"/>
          </w:tcPr>
          <w:p w14:paraId="66CAE753" w14:textId="741CFB8E" w:rsidR="00465142" w:rsidRPr="00751499" w:rsidRDefault="00465142" w:rsidP="00751499">
            <w:pPr>
              <w:spacing w:before="0"/>
              <w:ind w:firstLine="0"/>
              <w:contextualSpacing w:val="0"/>
              <w:jc w:val="center"/>
              <w:rPr>
                <w:rFonts w:ascii="Aptos Narrow" w:hAnsi="Aptos Narrow"/>
                <w:color w:val="000000"/>
                <w:sz w:val="22"/>
                <w:szCs w:val="22"/>
                <w:lang w:val="en-PH" w:eastAsia="en-PH"/>
              </w:rPr>
            </w:pPr>
            <w:r>
              <w:rPr>
                <w:rFonts w:ascii="Aptos Narrow" w:hAnsi="Aptos Narrow"/>
                <w:color w:val="000000"/>
                <w:sz w:val="22"/>
                <w:szCs w:val="22"/>
                <w:lang w:val="en-PH" w:eastAsia="en-PH"/>
              </w:rPr>
              <w:lastRenderedPageBreak/>
              <w:t>5</w:t>
            </w:r>
          </w:p>
        </w:tc>
        <w:tc>
          <w:tcPr>
            <w:tcW w:w="1126" w:type="dxa"/>
            <w:shd w:val="clear" w:color="auto" w:fill="FFFFFF" w:themeFill="background1"/>
          </w:tcPr>
          <w:p w14:paraId="11195AFC" w14:textId="3D653488" w:rsidR="00465142" w:rsidRPr="00465142" w:rsidRDefault="00007D0F" w:rsidP="00751499">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eastAsia="en-PH"/>
              </w:rPr>
            </w:pPr>
            <w:r>
              <w:rPr>
                <w:rFonts w:ascii="Aptos Narrow" w:hAnsi="Aptos Narrow"/>
                <w:color w:val="000000"/>
                <w:sz w:val="22"/>
                <w:szCs w:val="22"/>
                <w:lang w:eastAsia="en-PH"/>
              </w:rPr>
              <w:t>Impute Missing Values</w:t>
            </w:r>
          </w:p>
        </w:tc>
        <w:tc>
          <w:tcPr>
            <w:tcW w:w="6597" w:type="dxa"/>
            <w:shd w:val="clear" w:color="auto" w:fill="FFFFFF" w:themeFill="background1"/>
          </w:tcPr>
          <w:p w14:paraId="02802EB5" w14:textId="77777777" w:rsidR="00007D0F" w:rsidRPr="00007D0F" w:rsidRDefault="00007D0F" w:rsidP="00007D0F">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rial Unicode MS" w:hAnsi="Arial Unicode MS"/>
                <w:color w:val="000000"/>
                <w:sz w:val="20"/>
                <w:szCs w:val="20"/>
                <w:lang w:val="en-PH" w:eastAsia="en-PH"/>
              </w:rPr>
            </w:pPr>
            <w:proofErr w:type="spellStart"/>
            <w:r w:rsidRPr="00007D0F">
              <w:rPr>
                <w:rFonts w:ascii="Arial Unicode MS" w:hAnsi="Arial Unicode MS"/>
                <w:color w:val="000000"/>
                <w:sz w:val="20"/>
                <w:szCs w:val="20"/>
                <w:lang w:val="en-PH" w:eastAsia="en-PH"/>
              </w:rPr>
              <w:t>columns_to_impute_median</w:t>
            </w:r>
            <w:proofErr w:type="spellEnd"/>
            <w:r w:rsidRPr="00007D0F">
              <w:rPr>
                <w:rFonts w:ascii="Arial Unicode MS" w:hAnsi="Arial Unicode MS"/>
                <w:color w:val="000000"/>
                <w:sz w:val="20"/>
                <w:szCs w:val="20"/>
                <w:lang w:val="en-PH" w:eastAsia="en-PH"/>
              </w:rPr>
              <w:t xml:space="preserve"> = ['CASH COSTS', 'NON-CASH COSTS', 'IMPUTED COSTS', 'TOTAL COSTS', 'GROSS RETURNS', 'RETURNS ABOVE CASH COSTS', 'RETURNS ABOVE CASH AND NON-CASH COSTS', 'NET RETURNS', 'NET PROFIT-COST RATIO', 'Cost per kilogram (pesos)', 'Yield per hectare (kg)', 'Farmgate price (pesos/kg)']</w:t>
            </w:r>
          </w:p>
          <w:p w14:paraId="14C42461" w14:textId="0A8C923A" w:rsidR="00465142" w:rsidRPr="00751499" w:rsidRDefault="00007D0F" w:rsidP="00007D0F">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rial Unicode MS" w:hAnsi="Arial Unicode MS"/>
                <w:color w:val="000000"/>
                <w:sz w:val="20"/>
                <w:szCs w:val="20"/>
                <w:lang w:val="en-PH" w:eastAsia="en-PH"/>
              </w:rPr>
            </w:pPr>
            <w:r w:rsidRPr="00007D0F">
              <w:rPr>
                <w:rFonts w:ascii="Arial Unicode MS" w:hAnsi="Arial Unicode MS"/>
                <w:color w:val="000000"/>
                <w:sz w:val="20"/>
                <w:szCs w:val="20"/>
                <w:lang w:val="en-PH" w:eastAsia="en-PH"/>
              </w:rPr>
              <w:t>data[</w:t>
            </w:r>
            <w:proofErr w:type="spellStart"/>
            <w:r w:rsidRPr="00007D0F">
              <w:rPr>
                <w:rFonts w:ascii="Arial Unicode MS" w:hAnsi="Arial Unicode MS"/>
                <w:color w:val="000000"/>
                <w:sz w:val="20"/>
                <w:szCs w:val="20"/>
                <w:lang w:val="en-PH" w:eastAsia="en-PH"/>
              </w:rPr>
              <w:t>columns_to_impute_median</w:t>
            </w:r>
            <w:proofErr w:type="spellEnd"/>
            <w:r w:rsidRPr="00007D0F">
              <w:rPr>
                <w:rFonts w:ascii="Arial Unicode MS" w:hAnsi="Arial Unicode MS"/>
                <w:color w:val="000000"/>
                <w:sz w:val="20"/>
                <w:szCs w:val="20"/>
                <w:lang w:val="en-PH" w:eastAsia="en-PH"/>
              </w:rPr>
              <w:t>] = data[columns_to_impute_median</w:t>
            </w:r>
            <w:proofErr w:type="gramStart"/>
            <w:r w:rsidRPr="00007D0F">
              <w:rPr>
                <w:rFonts w:ascii="Arial Unicode MS" w:hAnsi="Arial Unicode MS"/>
                <w:color w:val="000000"/>
                <w:sz w:val="20"/>
                <w:szCs w:val="20"/>
                <w:lang w:val="en-PH" w:eastAsia="en-PH"/>
              </w:rPr>
              <w:t>].fillna</w:t>
            </w:r>
            <w:proofErr w:type="gramEnd"/>
            <w:r w:rsidRPr="00007D0F">
              <w:rPr>
                <w:rFonts w:ascii="Arial Unicode MS" w:hAnsi="Arial Unicode MS"/>
                <w:color w:val="000000"/>
                <w:sz w:val="20"/>
                <w:szCs w:val="20"/>
                <w:lang w:val="en-PH" w:eastAsia="en-PH"/>
              </w:rPr>
              <w:t>(data[columns_to_impute_median].median())</w:t>
            </w:r>
          </w:p>
        </w:tc>
      </w:tr>
    </w:tbl>
    <w:p w14:paraId="1FE782AE" w14:textId="30ADA29C" w:rsidR="00751499" w:rsidRPr="00751499" w:rsidRDefault="00751499" w:rsidP="00751499">
      <w:pPr>
        <w:ind w:firstLine="0"/>
        <w:rPr>
          <w:i/>
          <w:iCs/>
        </w:rPr>
      </w:pPr>
    </w:p>
    <w:p w14:paraId="43664E94" w14:textId="6A04DF64" w:rsidR="00B71F61" w:rsidRPr="00B71F61" w:rsidRDefault="00B71F61" w:rsidP="00B71F61">
      <w:pPr>
        <w:pStyle w:val="Caption"/>
      </w:pPr>
      <w:bookmarkStart w:id="96" w:name="_Toc183076579"/>
      <w:r>
        <w:t xml:space="preserve">Table </w:t>
      </w:r>
      <w:r>
        <w:fldChar w:fldCharType="begin"/>
      </w:r>
      <w:r>
        <w:instrText xml:space="preserve"> SEQ Table \* ARABIC </w:instrText>
      </w:r>
      <w:r>
        <w:fldChar w:fldCharType="separate"/>
      </w:r>
      <w:r>
        <w:rPr>
          <w:noProof/>
        </w:rPr>
        <w:t>6</w:t>
      </w:r>
      <w:r>
        <w:fldChar w:fldCharType="end"/>
      </w:r>
      <w:r>
        <w:t xml:space="preserve"> </w:t>
      </w:r>
      <w:r>
        <w:br/>
      </w:r>
      <w:r w:rsidRPr="00B71F61">
        <w:rPr>
          <w:b w:val="0"/>
          <w:bCs w:val="0"/>
          <w:i/>
          <w:iCs w:val="0"/>
        </w:rPr>
        <w:t>Results for Converting the Data into Numeric Values</w:t>
      </w:r>
      <w:bookmarkEnd w:id="96"/>
    </w:p>
    <w:tbl>
      <w:tblPr>
        <w:tblStyle w:val="GridTable6Colorful"/>
        <w:tblW w:w="8222" w:type="dxa"/>
        <w:tblLook w:val="04A0" w:firstRow="1" w:lastRow="0" w:firstColumn="1" w:lastColumn="0" w:noHBand="0" w:noVBand="1"/>
      </w:tblPr>
      <w:tblGrid>
        <w:gridCol w:w="3969"/>
        <w:gridCol w:w="4253"/>
      </w:tblGrid>
      <w:tr w:rsidR="00751499" w:rsidRPr="00751499" w14:paraId="03B11C22" w14:textId="77777777" w:rsidTr="00751499">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74400197" w14:textId="77777777" w:rsidR="00751499" w:rsidRPr="00751499" w:rsidRDefault="00751499" w:rsidP="00751499">
            <w:pPr>
              <w:spacing w:before="0"/>
              <w:ind w:firstLine="0"/>
              <w:contextualSpacing w:val="0"/>
              <w:jc w:val="center"/>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Column</w:t>
            </w:r>
          </w:p>
        </w:tc>
        <w:tc>
          <w:tcPr>
            <w:tcW w:w="4253" w:type="dxa"/>
            <w:shd w:val="clear" w:color="auto" w:fill="FFFFFF" w:themeFill="background1"/>
            <w:hideMark/>
          </w:tcPr>
          <w:p w14:paraId="5689E8B4" w14:textId="77777777" w:rsidR="00751499" w:rsidRPr="00751499" w:rsidRDefault="00751499" w:rsidP="00751499">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Data Type</w:t>
            </w:r>
          </w:p>
        </w:tc>
      </w:tr>
      <w:tr w:rsidR="00751499" w:rsidRPr="00751499" w14:paraId="231D9E30" w14:textId="77777777" w:rsidTr="0075149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3C90F68E"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Year</w:t>
            </w:r>
          </w:p>
        </w:tc>
        <w:tc>
          <w:tcPr>
            <w:tcW w:w="4253" w:type="dxa"/>
            <w:shd w:val="clear" w:color="auto" w:fill="FFFFFF" w:themeFill="background1"/>
            <w:hideMark/>
          </w:tcPr>
          <w:p w14:paraId="204F73E3"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int64</w:t>
            </w:r>
          </w:p>
        </w:tc>
      </w:tr>
      <w:tr w:rsidR="00751499" w:rsidRPr="00751499" w14:paraId="5CDEA2DC" w14:textId="77777777" w:rsidTr="00751499">
        <w:trPr>
          <w:trHeight w:val="288"/>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424A5F4B"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Type</w:t>
            </w:r>
          </w:p>
        </w:tc>
        <w:tc>
          <w:tcPr>
            <w:tcW w:w="4253" w:type="dxa"/>
            <w:shd w:val="clear" w:color="auto" w:fill="FFFFFF" w:themeFill="background1"/>
            <w:hideMark/>
          </w:tcPr>
          <w:p w14:paraId="3A36A181"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object</w:t>
            </w:r>
          </w:p>
        </w:tc>
      </w:tr>
      <w:tr w:rsidR="00751499" w:rsidRPr="00751499" w14:paraId="0CDA3E31"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641AB952"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Geolocation</w:t>
            </w:r>
          </w:p>
        </w:tc>
        <w:tc>
          <w:tcPr>
            <w:tcW w:w="4253" w:type="dxa"/>
            <w:shd w:val="clear" w:color="auto" w:fill="FFFFFF" w:themeFill="background1"/>
            <w:hideMark/>
          </w:tcPr>
          <w:p w14:paraId="7044721A"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object</w:t>
            </w:r>
          </w:p>
        </w:tc>
      </w:tr>
      <w:tr w:rsidR="00751499" w:rsidRPr="00751499" w14:paraId="6E944E60" w14:textId="77777777" w:rsidTr="00751499">
        <w:trPr>
          <w:trHeight w:val="288"/>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2B90A343"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Season</w:t>
            </w:r>
          </w:p>
        </w:tc>
        <w:tc>
          <w:tcPr>
            <w:tcW w:w="4253" w:type="dxa"/>
            <w:shd w:val="clear" w:color="auto" w:fill="FFFFFF" w:themeFill="background1"/>
            <w:hideMark/>
          </w:tcPr>
          <w:p w14:paraId="66D4036D"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object</w:t>
            </w:r>
          </w:p>
        </w:tc>
      </w:tr>
      <w:tr w:rsidR="00751499" w:rsidRPr="00751499" w14:paraId="02035149"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4A8FBAA7"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CASH COSTS</w:t>
            </w:r>
          </w:p>
        </w:tc>
        <w:tc>
          <w:tcPr>
            <w:tcW w:w="4253" w:type="dxa"/>
            <w:shd w:val="clear" w:color="auto" w:fill="FFFFFF" w:themeFill="background1"/>
            <w:hideMark/>
          </w:tcPr>
          <w:p w14:paraId="06F8633A"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4050908F" w14:textId="77777777" w:rsidTr="00751499">
        <w:trPr>
          <w:trHeight w:val="864"/>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54520D3F"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NON-CASH COSTS</w:t>
            </w:r>
          </w:p>
        </w:tc>
        <w:tc>
          <w:tcPr>
            <w:tcW w:w="4253" w:type="dxa"/>
            <w:shd w:val="clear" w:color="auto" w:fill="FFFFFF" w:themeFill="background1"/>
            <w:hideMark/>
          </w:tcPr>
          <w:p w14:paraId="6AD31EC6"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2B3AE5F0"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6DC696E3"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IMPUTED COSTS</w:t>
            </w:r>
          </w:p>
        </w:tc>
        <w:tc>
          <w:tcPr>
            <w:tcW w:w="4253" w:type="dxa"/>
            <w:shd w:val="clear" w:color="auto" w:fill="FFFFFF" w:themeFill="background1"/>
            <w:hideMark/>
          </w:tcPr>
          <w:p w14:paraId="7697739B"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5B0EBA6E" w14:textId="77777777" w:rsidTr="00751499">
        <w:trPr>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0D93FFEF"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TOTAL COSTS</w:t>
            </w:r>
          </w:p>
        </w:tc>
        <w:tc>
          <w:tcPr>
            <w:tcW w:w="4253" w:type="dxa"/>
            <w:shd w:val="clear" w:color="auto" w:fill="FFFFFF" w:themeFill="background1"/>
            <w:hideMark/>
          </w:tcPr>
          <w:p w14:paraId="01CE1BD7"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60E42066"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5F12F80F"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GROSS RETURNS</w:t>
            </w:r>
          </w:p>
        </w:tc>
        <w:tc>
          <w:tcPr>
            <w:tcW w:w="4253" w:type="dxa"/>
            <w:shd w:val="clear" w:color="auto" w:fill="FFFFFF" w:themeFill="background1"/>
            <w:hideMark/>
          </w:tcPr>
          <w:p w14:paraId="75C35015"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1E4480AA" w14:textId="77777777" w:rsidTr="00751499">
        <w:trPr>
          <w:trHeight w:val="1152"/>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2ABBE31D"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RETURNS ABOVE CASH COSTS</w:t>
            </w:r>
          </w:p>
        </w:tc>
        <w:tc>
          <w:tcPr>
            <w:tcW w:w="4253" w:type="dxa"/>
            <w:shd w:val="clear" w:color="auto" w:fill="FFFFFF" w:themeFill="background1"/>
            <w:hideMark/>
          </w:tcPr>
          <w:p w14:paraId="0504A542"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08B9F0C8" w14:textId="77777777" w:rsidTr="00751499">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4508A943"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RETURNS ABOVE CASH AND NON-CASH COSTS</w:t>
            </w:r>
          </w:p>
        </w:tc>
        <w:tc>
          <w:tcPr>
            <w:tcW w:w="4253" w:type="dxa"/>
            <w:shd w:val="clear" w:color="auto" w:fill="FFFFFF" w:themeFill="background1"/>
            <w:hideMark/>
          </w:tcPr>
          <w:p w14:paraId="78524F52"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23388B83" w14:textId="77777777" w:rsidTr="00751499">
        <w:trPr>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6056E306"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NET RETURNS</w:t>
            </w:r>
          </w:p>
        </w:tc>
        <w:tc>
          <w:tcPr>
            <w:tcW w:w="4253" w:type="dxa"/>
            <w:shd w:val="clear" w:color="auto" w:fill="FFFFFF" w:themeFill="background1"/>
            <w:hideMark/>
          </w:tcPr>
          <w:p w14:paraId="00504A21"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1F72AB0C" w14:textId="77777777" w:rsidTr="00751499">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4B4CEAEB"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lastRenderedPageBreak/>
              <w:t>NET PROFIT-COST RATIO</w:t>
            </w:r>
          </w:p>
        </w:tc>
        <w:tc>
          <w:tcPr>
            <w:tcW w:w="4253" w:type="dxa"/>
            <w:shd w:val="clear" w:color="auto" w:fill="FFFFFF" w:themeFill="background1"/>
            <w:hideMark/>
          </w:tcPr>
          <w:p w14:paraId="60DD28CA"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2E3E020E" w14:textId="77777777" w:rsidTr="00751499">
        <w:trPr>
          <w:trHeight w:val="864"/>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0D18A0C9"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Cost per kilogram (pesos)</w:t>
            </w:r>
          </w:p>
        </w:tc>
        <w:tc>
          <w:tcPr>
            <w:tcW w:w="4253" w:type="dxa"/>
            <w:shd w:val="clear" w:color="auto" w:fill="FFFFFF" w:themeFill="background1"/>
            <w:hideMark/>
          </w:tcPr>
          <w:p w14:paraId="04DD060E"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37A2F4B1" w14:textId="77777777" w:rsidTr="00751499">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1BE1AB0E"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Yield per hectare (kg)</w:t>
            </w:r>
          </w:p>
        </w:tc>
        <w:tc>
          <w:tcPr>
            <w:tcW w:w="4253" w:type="dxa"/>
            <w:shd w:val="clear" w:color="auto" w:fill="FFFFFF" w:themeFill="background1"/>
            <w:hideMark/>
          </w:tcPr>
          <w:p w14:paraId="3B6BF501"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0C608FC2" w14:textId="77777777" w:rsidTr="00751499">
        <w:trPr>
          <w:trHeight w:val="1152"/>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0191EF2A"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Farmgate price (pesos/kg)</w:t>
            </w:r>
          </w:p>
        </w:tc>
        <w:tc>
          <w:tcPr>
            <w:tcW w:w="4253" w:type="dxa"/>
            <w:shd w:val="clear" w:color="auto" w:fill="FFFFFF" w:themeFill="background1"/>
            <w:hideMark/>
          </w:tcPr>
          <w:p w14:paraId="5690CEF6"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r w:rsidR="00751499" w:rsidRPr="00751499" w14:paraId="394855CD" w14:textId="77777777" w:rsidTr="007514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6F77C2FD"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Population</w:t>
            </w:r>
          </w:p>
        </w:tc>
        <w:tc>
          <w:tcPr>
            <w:tcW w:w="4253" w:type="dxa"/>
            <w:shd w:val="clear" w:color="auto" w:fill="FFFFFF" w:themeFill="background1"/>
            <w:hideMark/>
          </w:tcPr>
          <w:p w14:paraId="608068FB" w14:textId="77777777" w:rsidR="00751499" w:rsidRPr="00751499" w:rsidRDefault="00751499" w:rsidP="00751499">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int64</w:t>
            </w:r>
          </w:p>
        </w:tc>
      </w:tr>
      <w:tr w:rsidR="00751499" w:rsidRPr="00751499" w14:paraId="0A64645D" w14:textId="77777777" w:rsidTr="00751499">
        <w:trPr>
          <w:trHeight w:val="576"/>
        </w:trPr>
        <w:tc>
          <w:tcPr>
            <w:cnfStyle w:val="001000000000" w:firstRow="0" w:lastRow="0" w:firstColumn="1" w:lastColumn="0" w:oddVBand="0" w:evenVBand="0" w:oddHBand="0" w:evenHBand="0" w:firstRowFirstColumn="0" w:firstRowLastColumn="0" w:lastRowFirstColumn="0" w:lastRowLastColumn="0"/>
            <w:tcW w:w="3969" w:type="dxa"/>
            <w:shd w:val="clear" w:color="auto" w:fill="FFFFFF" w:themeFill="background1"/>
            <w:hideMark/>
          </w:tcPr>
          <w:p w14:paraId="2710738A" w14:textId="77777777" w:rsidR="00751499" w:rsidRPr="00751499" w:rsidRDefault="00751499" w:rsidP="00751499">
            <w:pPr>
              <w:spacing w:before="0"/>
              <w:ind w:firstLine="0"/>
              <w:contextualSpacing w:val="0"/>
              <w:jc w:val="left"/>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Annual % Change</w:t>
            </w:r>
          </w:p>
        </w:tc>
        <w:tc>
          <w:tcPr>
            <w:tcW w:w="4253" w:type="dxa"/>
            <w:shd w:val="clear" w:color="auto" w:fill="FFFFFF" w:themeFill="background1"/>
            <w:hideMark/>
          </w:tcPr>
          <w:p w14:paraId="3D2D3559" w14:textId="77777777" w:rsidR="00751499" w:rsidRPr="00751499" w:rsidRDefault="00751499" w:rsidP="00751499">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751499">
              <w:rPr>
                <w:rFonts w:ascii="Aptos Narrow" w:hAnsi="Aptos Narrow"/>
                <w:color w:val="000000"/>
                <w:sz w:val="22"/>
                <w:szCs w:val="22"/>
                <w:lang w:val="en-PH" w:eastAsia="en-PH"/>
              </w:rPr>
              <w:t>float64</w:t>
            </w:r>
          </w:p>
        </w:tc>
      </w:tr>
    </w:tbl>
    <w:p w14:paraId="079BC068" w14:textId="77777777" w:rsidR="004E004F" w:rsidRDefault="004E004F" w:rsidP="008B0E59">
      <w:pPr>
        <w:ind w:firstLine="0"/>
      </w:pPr>
    </w:p>
    <w:p w14:paraId="11FACB89" w14:textId="2AC938DE" w:rsidR="008B0E59" w:rsidRDefault="008B0E59" w:rsidP="008B0E59">
      <w:pPr>
        <w:pStyle w:val="Caption"/>
      </w:pPr>
      <w:bookmarkStart w:id="97" w:name="_Toc183075743"/>
      <w:r>
        <w:t xml:space="preserve">Figure </w:t>
      </w:r>
      <w:r>
        <w:fldChar w:fldCharType="begin"/>
      </w:r>
      <w:r>
        <w:instrText xml:space="preserve"> SEQ Figure \* ARABIC </w:instrText>
      </w:r>
      <w:r>
        <w:fldChar w:fldCharType="separate"/>
      </w:r>
      <w:r w:rsidR="00B71F61">
        <w:rPr>
          <w:noProof/>
        </w:rPr>
        <w:t>12</w:t>
      </w:r>
      <w:r>
        <w:fldChar w:fldCharType="end"/>
      </w:r>
      <w:r>
        <w:t xml:space="preserve"> </w:t>
      </w:r>
      <w:r>
        <w:br/>
      </w:r>
      <w:r w:rsidRPr="008B0E59">
        <w:rPr>
          <w:b w:val="0"/>
          <w:bCs w:val="0"/>
          <w:i/>
          <w:iCs w:val="0"/>
        </w:rPr>
        <w:t xml:space="preserve">Missing Data Visualization with </w:t>
      </w:r>
      <w:proofErr w:type="spellStart"/>
      <w:r w:rsidRPr="008B0E59">
        <w:rPr>
          <w:b w:val="0"/>
          <w:bCs w:val="0"/>
          <w:i/>
          <w:iCs w:val="0"/>
        </w:rPr>
        <w:t>Missingno</w:t>
      </w:r>
      <w:proofErr w:type="spellEnd"/>
      <w:r w:rsidRPr="008B0E59">
        <w:rPr>
          <w:b w:val="0"/>
          <w:bCs w:val="0"/>
          <w:i/>
          <w:iCs w:val="0"/>
        </w:rPr>
        <w:t xml:space="preserve"> on Corn Data</w:t>
      </w:r>
      <w:bookmarkEnd w:id="97"/>
    </w:p>
    <w:p w14:paraId="55552251" w14:textId="6DC632D3" w:rsidR="0094252B" w:rsidRPr="008B0E59" w:rsidRDefault="004E004F" w:rsidP="008B0E59">
      <w:pPr>
        <w:jc w:val="center"/>
      </w:pPr>
      <w:r w:rsidRPr="004E004F">
        <w:rPr>
          <w:noProof/>
        </w:rPr>
        <w:drawing>
          <wp:inline distT="0" distB="0" distL="0" distR="0" wp14:anchorId="4743D203" wp14:editId="03961D56">
            <wp:extent cx="5274310" cy="3145790"/>
            <wp:effectExtent l="0" t="0" r="2540" b="0"/>
            <wp:docPr id="118113151" name="Picture 1" descr="A graph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3151" name="Picture 1" descr="A graph with many lines&#10;&#10;Description automatically generated with medium confidence"/>
                    <pic:cNvPicPr/>
                  </pic:nvPicPr>
                  <pic:blipFill>
                    <a:blip r:embed="rId33"/>
                    <a:stretch>
                      <a:fillRect/>
                    </a:stretch>
                  </pic:blipFill>
                  <pic:spPr>
                    <a:xfrm>
                      <a:off x="0" y="0"/>
                      <a:ext cx="5274310" cy="3145790"/>
                    </a:xfrm>
                    <a:prstGeom prst="rect">
                      <a:avLst/>
                    </a:prstGeom>
                  </pic:spPr>
                </pic:pic>
              </a:graphicData>
            </a:graphic>
          </wp:inline>
        </w:drawing>
      </w:r>
    </w:p>
    <w:p w14:paraId="257386B1" w14:textId="7793AF2C" w:rsidR="008B0E59" w:rsidRPr="008B0E59" w:rsidRDefault="008B0E59" w:rsidP="008B0E59">
      <w:pPr>
        <w:pStyle w:val="Caption"/>
      </w:pPr>
      <w:bookmarkStart w:id="98" w:name="_Toc183075744"/>
      <w:r>
        <w:t xml:space="preserve">Figure </w:t>
      </w:r>
      <w:r>
        <w:fldChar w:fldCharType="begin"/>
      </w:r>
      <w:r>
        <w:instrText xml:space="preserve"> SEQ Figure \* ARABIC </w:instrText>
      </w:r>
      <w:r>
        <w:fldChar w:fldCharType="separate"/>
      </w:r>
      <w:r w:rsidR="00B71F61">
        <w:rPr>
          <w:noProof/>
        </w:rPr>
        <w:t>13</w:t>
      </w:r>
      <w:r>
        <w:fldChar w:fldCharType="end"/>
      </w:r>
      <w:r>
        <w:t xml:space="preserve"> </w:t>
      </w:r>
      <w:r>
        <w:br/>
      </w:r>
      <w:r w:rsidRPr="008B0E59">
        <w:rPr>
          <w:b w:val="0"/>
          <w:bCs w:val="0"/>
          <w:i/>
          <w:iCs w:val="0"/>
        </w:rPr>
        <w:t xml:space="preserve">Missing Data Visualization with </w:t>
      </w:r>
      <w:proofErr w:type="spellStart"/>
      <w:r w:rsidRPr="008B0E59">
        <w:rPr>
          <w:b w:val="0"/>
          <w:bCs w:val="0"/>
          <w:i/>
          <w:iCs w:val="0"/>
        </w:rPr>
        <w:t>Missingno</w:t>
      </w:r>
      <w:proofErr w:type="spellEnd"/>
      <w:r w:rsidRPr="008B0E59">
        <w:rPr>
          <w:b w:val="0"/>
          <w:bCs w:val="0"/>
          <w:i/>
          <w:iCs w:val="0"/>
        </w:rPr>
        <w:t xml:space="preserve"> on Palay Data</w:t>
      </w:r>
      <w:bookmarkEnd w:id="98"/>
    </w:p>
    <w:p w14:paraId="5F53D0B9" w14:textId="056B54FE" w:rsidR="0094252B" w:rsidRPr="0094252B" w:rsidRDefault="0094252B" w:rsidP="00FD2A28">
      <w:pPr>
        <w:ind w:firstLine="0"/>
        <w:jc w:val="center"/>
        <w:rPr>
          <w:i/>
          <w:iCs/>
          <w:lang w:val="en-PH"/>
        </w:rPr>
      </w:pPr>
      <w:r w:rsidRPr="0094252B">
        <w:rPr>
          <w:i/>
          <w:iCs/>
          <w:noProof/>
          <w:lang w:val="en-PH"/>
        </w:rPr>
        <w:lastRenderedPageBreak/>
        <w:drawing>
          <wp:inline distT="0" distB="0" distL="0" distR="0" wp14:anchorId="482ECD76" wp14:editId="2783C6B8">
            <wp:extent cx="5274310" cy="3164205"/>
            <wp:effectExtent l="0" t="0" r="2540" b="0"/>
            <wp:docPr id="1421932628" name="Picture 1" descr="A close-up of a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32628" name="Picture 1" descr="A close-up of a grey rectangular object&#10;&#10;Description automatically generated"/>
                    <pic:cNvPicPr/>
                  </pic:nvPicPr>
                  <pic:blipFill>
                    <a:blip r:embed="rId34"/>
                    <a:stretch>
                      <a:fillRect/>
                    </a:stretch>
                  </pic:blipFill>
                  <pic:spPr>
                    <a:xfrm>
                      <a:off x="0" y="0"/>
                      <a:ext cx="5274310" cy="3164205"/>
                    </a:xfrm>
                    <a:prstGeom prst="rect">
                      <a:avLst/>
                    </a:prstGeom>
                  </pic:spPr>
                </pic:pic>
              </a:graphicData>
            </a:graphic>
          </wp:inline>
        </w:drawing>
      </w:r>
    </w:p>
    <w:p w14:paraId="026C23A0" w14:textId="77777777" w:rsidR="00E97692" w:rsidRDefault="00E97692" w:rsidP="00E97692">
      <w:pPr>
        <w:pStyle w:val="Heading2"/>
      </w:pPr>
      <w:bookmarkStart w:id="99" w:name="_Toc183076618"/>
      <w:r>
        <w:t>Feature Engineering</w:t>
      </w:r>
      <w:bookmarkEnd w:id="99"/>
    </w:p>
    <w:p w14:paraId="2DD56A53" w14:textId="77777777" w:rsidR="000518CD" w:rsidRDefault="007D3845" w:rsidP="007D3845">
      <w:r w:rsidRPr="007D3845">
        <w:t xml:space="preserve">This system mainly concerns data preprocessing and model assessment, and there are some steps that do not directly engage feature construction. The process starts with </w:t>
      </w:r>
      <w:r w:rsidR="002059A0">
        <w:t>typecasting</w:t>
      </w:r>
      <w:r w:rsidRPr="007D3845">
        <w:t xml:space="preserve">, in which categorical features are converted into numerical feature types using a different type for </w:t>
      </w:r>
      <w:r w:rsidR="002059A0">
        <w:t>non-convertibles</w:t>
      </w:r>
      <w:r w:rsidRPr="007D3845">
        <w:t xml:space="preserve">. This is important as the data set can be operated on mathematically and analyzed ready for </w:t>
      </w:r>
      <w:r w:rsidR="002059A0">
        <w:t>modeling</w:t>
      </w:r>
      <w:r w:rsidRPr="007D3845">
        <w:t xml:space="preserve"> which is the next phase. After data type conversion, the notebook also includes visualization of missing data using </w:t>
      </w:r>
      <w:proofErr w:type="spellStart"/>
      <w:proofErr w:type="gramStart"/>
      <w:r w:rsidRPr="002059A0">
        <w:rPr>
          <w:i/>
          <w:iCs/>
        </w:rPr>
        <w:t>missingno</w:t>
      </w:r>
      <w:proofErr w:type="spellEnd"/>
      <w:proofErr w:type="gramEnd"/>
      <w:r w:rsidRPr="002059A0">
        <w:rPr>
          <w:i/>
          <w:iCs/>
        </w:rPr>
        <w:t xml:space="preserve"> </w:t>
      </w:r>
      <w:r w:rsidRPr="007D3845">
        <w:t xml:space="preserve">library as this will help </w:t>
      </w:r>
      <w:r w:rsidR="002059A0">
        <w:t xml:space="preserve">determine the pattern of missing data and </w:t>
      </w:r>
      <w:r w:rsidRPr="007D3845">
        <w:t xml:space="preserve">assist in the decision on how best to treat gaps in data. </w:t>
      </w:r>
    </w:p>
    <w:p w14:paraId="03CF1541" w14:textId="36365704" w:rsidR="007D3845" w:rsidRDefault="007D3845" w:rsidP="007D3845">
      <w:r w:rsidRPr="007D3845">
        <w:t xml:space="preserve">Other steps include </w:t>
      </w:r>
      <w:proofErr w:type="gramStart"/>
      <w:r w:rsidRPr="007D3845">
        <w:t>imputing</w:t>
      </w:r>
      <w:proofErr w:type="gramEnd"/>
      <w:r w:rsidRPr="007D3845">
        <w:t xml:space="preserve"> the median </w:t>
      </w:r>
      <w:r w:rsidR="000518CD" w:rsidRPr="007D3845">
        <w:t>to</w:t>
      </w:r>
      <w:r w:rsidRPr="007D3845">
        <w:t xml:space="preserve"> fill missing values; a process that completes the data set without the effects of biases that could be brought by mean imputation particularly when outliers are involved. Even though </w:t>
      </w:r>
      <w:r w:rsidR="000518CD" w:rsidRPr="007D3845">
        <w:t>it does not refer</w:t>
      </w:r>
      <w:r w:rsidRPr="007D3845">
        <w:t xml:space="preserve"> to feature engineering directly</w:t>
      </w:r>
      <w:r w:rsidR="000518CD" w:rsidRPr="007D3845">
        <w:t>,</w:t>
      </w:r>
      <w:r w:rsidRPr="007D3845">
        <w:t xml:space="preserve"> the preprocessing steps are crucial for preparing the data for proper modeling. The notebook also contains a feature, which is not feature engineering but rather model validation and application </w:t>
      </w:r>
      <w:r w:rsidRPr="000518CD">
        <w:rPr>
          <w:i/>
          <w:iCs/>
        </w:rPr>
        <w:t xml:space="preserve">– </w:t>
      </w:r>
      <w:proofErr w:type="spellStart"/>
      <w:r w:rsidRPr="000518CD">
        <w:rPr>
          <w:i/>
          <w:iCs/>
        </w:rPr>
        <w:t>backtesting</w:t>
      </w:r>
      <w:proofErr w:type="spellEnd"/>
      <w:r w:rsidRPr="007D3845">
        <w:t xml:space="preserve"> with historical data and making predictions </w:t>
      </w:r>
      <w:r w:rsidRPr="007D3845">
        <w:lastRenderedPageBreak/>
        <w:t xml:space="preserve">on future data. However, these steps are important for improving the accuracy of the model to address practical forecasting </w:t>
      </w:r>
      <w:r w:rsidR="000518CD" w:rsidRPr="007D3845">
        <w:t>problems</w:t>
      </w:r>
      <w:r w:rsidRPr="007D3845">
        <w:t xml:space="preserve">. </w:t>
      </w:r>
    </w:p>
    <w:p w14:paraId="4336E4F6" w14:textId="58C0ADBB" w:rsidR="007D3845" w:rsidRPr="007D3845" w:rsidRDefault="007D3845" w:rsidP="007D3845">
      <w:r w:rsidRPr="007D3845">
        <w:t xml:space="preserve">Finally, for the purpose of feature engineering for the model, it may be useful to create interactions of different features, expand the features </w:t>
      </w:r>
      <w:r w:rsidR="000518CD" w:rsidRPr="007D3845">
        <w:t>into</w:t>
      </w:r>
      <w:r w:rsidRPr="007D3845">
        <w:t xml:space="preserve"> </w:t>
      </w:r>
      <w:r w:rsidR="009741B1">
        <w:t>polynomials</w:t>
      </w:r>
      <w:r w:rsidRPr="007D3845">
        <w:t xml:space="preserve"> to make the model learn more complex time series information</w:t>
      </w:r>
      <w:r w:rsidR="009741B1">
        <w:t>,</w:t>
      </w:r>
      <w:r w:rsidRPr="007D3845">
        <w:t xml:space="preserve"> or encode categorical features in some interesting manner to reveal more about the data. These steps would entail direct modification or addition of features </w:t>
      </w:r>
      <w:r w:rsidR="000518CD" w:rsidRPr="007D3845">
        <w:t>to</w:t>
      </w:r>
      <w:r w:rsidRPr="007D3845">
        <w:t xml:space="preserve"> bring the best suitable performance of the model. If finer grained feature engineering is needed, for example, to include environmental or economic variables directly, extra processes would need to be incorporated into this phase</w:t>
      </w:r>
    </w:p>
    <w:p w14:paraId="56CCD6ED" w14:textId="0D4F28FC" w:rsidR="00B71F61" w:rsidRPr="00B71F61" w:rsidRDefault="00B71F61" w:rsidP="00B71F61">
      <w:pPr>
        <w:pStyle w:val="Caption"/>
      </w:pPr>
      <w:bookmarkStart w:id="100" w:name="_Toc183076580"/>
      <w:r>
        <w:t xml:space="preserve">Table </w:t>
      </w:r>
      <w:r>
        <w:fldChar w:fldCharType="begin"/>
      </w:r>
      <w:r>
        <w:instrText xml:space="preserve"> SEQ Table \* ARABIC </w:instrText>
      </w:r>
      <w:r>
        <w:fldChar w:fldCharType="separate"/>
      </w:r>
      <w:r>
        <w:rPr>
          <w:noProof/>
        </w:rPr>
        <w:t>7</w:t>
      </w:r>
      <w:r>
        <w:fldChar w:fldCharType="end"/>
      </w:r>
      <w:r>
        <w:t xml:space="preserve"> </w:t>
      </w:r>
      <w:r>
        <w:br/>
      </w:r>
      <w:r w:rsidRPr="00B71F61">
        <w:rPr>
          <w:b w:val="0"/>
          <w:bCs w:val="0"/>
          <w:i/>
          <w:iCs w:val="0"/>
        </w:rPr>
        <w:t>Process of Feature Engineering</w:t>
      </w:r>
      <w:bookmarkEnd w:id="100"/>
    </w:p>
    <w:tbl>
      <w:tblPr>
        <w:tblW w:w="8364" w:type="dxa"/>
        <w:tblLayout w:type="fixed"/>
        <w:tblLook w:val="04A0" w:firstRow="1" w:lastRow="0" w:firstColumn="1" w:lastColumn="0" w:noHBand="0" w:noVBand="1"/>
      </w:tblPr>
      <w:tblGrid>
        <w:gridCol w:w="633"/>
        <w:gridCol w:w="1278"/>
        <w:gridCol w:w="4893"/>
        <w:gridCol w:w="1560"/>
      </w:tblGrid>
      <w:tr w:rsidR="007D3845" w:rsidRPr="007D3845" w14:paraId="787A7AEA" w14:textId="77777777" w:rsidTr="007D3845">
        <w:trPr>
          <w:trHeight w:val="1152"/>
        </w:trPr>
        <w:tc>
          <w:tcPr>
            <w:tcW w:w="633" w:type="dxa"/>
            <w:tcBorders>
              <w:top w:val="nil"/>
              <w:left w:val="nil"/>
              <w:bottom w:val="nil"/>
              <w:right w:val="nil"/>
            </w:tcBorders>
            <w:shd w:val="clear" w:color="auto" w:fill="auto"/>
            <w:vAlign w:val="center"/>
            <w:hideMark/>
          </w:tcPr>
          <w:p w14:paraId="0C647B4E" w14:textId="77777777" w:rsidR="007D3845" w:rsidRPr="007D3845" w:rsidRDefault="007D3845" w:rsidP="007D3845">
            <w:pPr>
              <w:spacing w:before="0" w:after="0" w:line="240" w:lineRule="auto"/>
              <w:ind w:firstLine="0"/>
              <w:contextualSpacing w:val="0"/>
              <w:jc w:val="center"/>
              <w:rPr>
                <w:rFonts w:ascii="Aptos Narrow" w:hAnsi="Aptos Narrow"/>
                <w:b/>
                <w:bCs/>
                <w:color w:val="000000"/>
                <w:sz w:val="22"/>
                <w:szCs w:val="22"/>
                <w:lang w:val="en-PH" w:eastAsia="en-PH"/>
              </w:rPr>
            </w:pPr>
            <w:r w:rsidRPr="007D3845">
              <w:rPr>
                <w:rFonts w:ascii="Aptos Narrow" w:hAnsi="Aptos Narrow"/>
                <w:b/>
                <w:bCs/>
                <w:color w:val="000000"/>
                <w:sz w:val="22"/>
                <w:szCs w:val="22"/>
                <w:lang w:val="en-PH" w:eastAsia="en-PH"/>
              </w:rPr>
              <w:t>Step #</w:t>
            </w:r>
          </w:p>
        </w:tc>
        <w:tc>
          <w:tcPr>
            <w:tcW w:w="1278" w:type="dxa"/>
            <w:tcBorders>
              <w:top w:val="nil"/>
              <w:left w:val="nil"/>
              <w:bottom w:val="nil"/>
              <w:right w:val="nil"/>
            </w:tcBorders>
            <w:shd w:val="clear" w:color="auto" w:fill="auto"/>
            <w:vAlign w:val="center"/>
            <w:hideMark/>
          </w:tcPr>
          <w:p w14:paraId="05DB1F1B" w14:textId="77777777" w:rsidR="007D3845" w:rsidRPr="007D3845" w:rsidRDefault="007D3845" w:rsidP="007D3845">
            <w:pPr>
              <w:spacing w:before="0" w:after="0" w:line="240" w:lineRule="auto"/>
              <w:ind w:firstLine="0"/>
              <w:contextualSpacing w:val="0"/>
              <w:jc w:val="center"/>
              <w:rPr>
                <w:rFonts w:ascii="Aptos Narrow" w:hAnsi="Aptos Narrow"/>
                <w:b/>
                <w:bCs/>
                <w:color w:val="000000"/>
                <w:sz w:val="22"/>
                <w:szCs w:val="22"/>
                <w:lang w:val="en-PH" w:eastAsia="en-PH"/>
              </w:rPr>
            </w:pPr>
            <w:r w:rsidRPr="007D3845">
              <w:rPr>
                <w:rFonts w:ascii="Aptos Narrow" w:hAnsi="Aptos Narrow"/>
                <w:b/>
                <w:bCs/>
                <w:color w:val="000000"/>
                <w:sz w:val="22"/>
                <w:szCs w:val="22"/>
                <w:lang w:val="en-PH" w:eastAsia="en-PH"/>
              </w:rPr>
              <w:t>Description</w:t>
            </w:r>
          </w:p>
        </w:tc>
        <w:tc>
          <w:tcPr>
            <w:tcW w:w="4893" w:type="dxa"/>
            <w:tcBorders>
              <w:top w:val="nil"/>
              <w:left w:val="nil"/>
              <w:bottom w:val="nil"/>
              <w:right w:val="nil"/>
            </w:tcBorders>
            <w:shd w:val="clear" w:color="auto" w:fill="auto"/>
            <w:vAlign w:val="center"/>
            <w:hideMark/>
          </w:tcPr>
          <w:p w14:paraId="4244F206" w14:textId="77777777" w:rsidR="007D3845" w:rsidRPr="007D3845" w:rsidRDefault="007D3845" w:rsidP="007D3845">
            <w:pPr>
              <w:spacing w:before="0" w:after="0" w:line="240" w:lineRule="auto"/>
              <w:ind w:firstLine="0"/>
              <w:contextualSpacing w:val="0"/>
              <w:jc w:val="center"/>
              <w:rPr>
                <w:rFonts w:ascii="Aptos Narrow" w:hAnsi="Aptos Narrow"/>
                <w:b/>
                <w:bCs/>
                <w:color w:val="000000"/>
                <w:sz w:val="22"/>
                <w:szCs w:val="22"/>
                <w:lang w:val="en-PH" w:eastAsia="en-PH"/>
              </w:rPr>
            </w:pPr>
            <w:r w:rsidRPr="007D3845">
              <w:rPr>
                <w:rFonts w:ascii="Aptos Narrow" w:hAnsi="Aptos Narrow"/>
                <w:b/>
                <w:bCs/>
                <w:color w:val="000000"/>
                <w:sz w:val="22"/>
                <w:szCs w:val="22"/>
                <w:lang w:val="en-PH" w:eastAsia="en-PH"/>
              </w:rPr>
              <w:t>Code Example</w:t>
            </w:r>
          </w:p>
        </w:tc>
        <w:tc>
          <w:tcPr>
            <w:tcW w:w="1560" w:type="dxa"/>
            <w:tcBorders>
              <w:top w:val="nil"/>
              <w:left w:val="nil"/>
              <w:bottom w:val="nil"/>
              <w:right w:val="nil"/>
            </w:tcBorders>
            <w:shd w:val="clear" w:color="auto" w:fill="auto"/>
            <w:vAlign w:val="center"/>
            <w:hideMark/>
          </w:tcPr>
          <w:p w14:paraId="6A05B841" w14:textId="77777777" w:rsidR="007D3845" w:rsidRPr="007D3845" w:rsidRDefault="007D3845" w:rsidP="007D3845">
            <w:pPr>
              <w:spacing w:before="0" w:after="0" w:line="240" w:lineRule="auto"/>
              <w:ind w:firstLine="0"/>
              <w:contextualSpacing w:val="0"/>
              <w:jc w:val="center"/>
              <w:rPr>
                <w:rFonts w:ascii="Aptos Narrow" w:hAnsi="Aptos Narrow"/>
                <w:b/>
                <w:bCs/>
                <w:color w:val="000000"/>
                <w:sz w:val="22"/>
                <w:szCs w:val="22"/>
                <w:lang w:val="en-PH" w:eastAsia="en-PH"/>
              </w:rPr>
            </w:pPr>
            <w:r w:rsidRPr="007D3845">
              <w:rPr>
                <w:rFonts w:ascii="Aptos Narrow" w:hAnsi="Aptos Narrow"/>
                <w:b/>
                <w:bCs/>
                <w:color w:val="000000"/>
                <w:sz w:val="22"/>
                <w:szCs w:val="22"/>
                <w:lang w:val="en-PH" w:eastAsia="en-PH"/>
              </w:rPr>
              <w:t>Feature Engineering Aspect</w:t>
            </w:r>
          </w:p>
        </w:tc>
      </w:tr>
      <w:tr w:rsidR="007D3845" w:rsidRPr="007D3845" w14:paraId="4DD0A048" w14:textId="77777777" w:rsidTr="007D3845">
        <w:trPr>
          <w:trHeight w:val="2112"/>
        </w:trPr>
        <w:tc>
          <w:tcPr>
            <w:tcW w:w="633" w:type="dxa"/>
            <w:tcBorders>
              <w:top w:val="nil"/>
              <w:left w:val="nil"/>
              <w:bottom w:val="nil"/>
              <w:right w:val="nil"/>
            </w:tcBorders>
            <w:shd w:val="clear" w:color="auto" w:fill="auto"/>
            <w:vAlign w:val="center"/>
            <w:hideMark/>
          </w:tcPr>
          <w:p w14:paraId="0DCA5307"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1</w:t>
            </w:r>
          </w:p>
        </w:tc>
        <w:tc>
          <w:tcPr>
            <w:tcW w:w="1278" w:type="dxa"/>
            <w:tcBorders>
              <w:top w:val="nil"/>
              <w:left w:val="nil"/>
              <w:bottom w:val="nil"/>
              <w:right w:val="nil"/>
            </w:tcBorders>
            <w:shd w:val="clear" w:color="auto" w:fill="auto"/>
            <w:vAlign w:val="center"/>
            <w:hideMark/>
          </w:tcPr>
          <w:p w14:paraId="25DFFC4D"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Convert string columns to numeric</w:t>
            </w:r>
          </w:p>
        </w:tc>
        <w:tc>
          <w:tcPr>
            <w:tcW w:w="4893" w:type="dxa"/>
            <w:tcBorders>
              <w:top w:val="nil"/>
              <w:left w:val="nil"/>
              <w:bottom w:val="nil"/>
              <w:right w:val="nil"/>
            </w:tcBorders>
            <w:shd w:val="clear" w:color="auto" w:fill="auto"/>
            <w:vAlign w:val="center"/>
            <w:hideMark/>
          </w:tcPr>
          <w:p w14:paraId="1CDED7C3" w14:textId="77777777" w:rsidR="007D3845" w:rsidRPr="007D3845" w:rsidRDefault="007D3845" w:rsidP="007D3845">
            <w:pPr>
              <w:spacing w:before="0" w:after="0" w:line="240" w:lineRule="auto"/>
              <w:ind w:firstLine="0"/>
              <w:contextualSpacing w:val="0"/>
              <w:jc w:val="center"/>
              <w:rPr>
                <w:rFonts w:ascii="Arial Unicode MS" w:hAnsi="Arial Unicode MS"/>
                <w:color w:val="000000"/>
                <w:sz w:val="20"/>
                <w:szCs w:val="20"/>
                <w:lang w:val="en-PH" w:eastAsia="en-PH"/>
              </w:rPr>
            </w:pPr>
            <w:r w:rsidRPr="007D3845">
              <w:rPr>
                <w:rFonts w:ascii="Arial Unicode MS" w:hAnsi="Arial Unicode MS"/>
                <w:color w:val="000000"/>
                <w:sz w:val="20"/>
                <w:szCs w:val="20"/>
                <w:lang w:val="en-PH" w:eastAsia="en-PH"/>
              </w:rPr>
              <w:t>data[</w:t>
            </w:r>
            <w:proofErr w:type="spellStart"/>
            <w:r w:rsidRPr="007D3845">
              <w:rPr>
                <w:rFonts w:ascii="Arial Unicode MS" w:hAnsi="Arial Unicode MS"/>
                <w:color w:val="000000"/>
                <w:sz w:val="20"/>
                <w:szCs w:val="20"/>
                <w:lang w:val="en-PH" w:eastAsia="en-PH"/>
              </w:rPr>
              <w:t>columns_to_convert</w:t>
            </w:r>
            <w:proofErr w:type="spellEnd"/>
            <w:proofErr w:type="gramStart"/>
            <w:r w:rsidRPr="007D3845">
              <w:rPr>
                <w:rFonts w:ascii="Arial Unicode MS" w:hAnsi="Arial Unicode MS"/>
                <w:color w:val="000000"/>
                <w:sz w:val="20"/>
                <w:szCs w:val="20"/>
                <w:lang w:val="en-PH" w:eastAsia="en-PH"/>
              </w:rPr>
              <w:t>].apply</w:t>
            </w:r>
            <w:proofErr w:type="gramEnd"/>
            <w:r w:rsidRPr="007D3845">
              <w:rPr>
                <w:rFonts w:ascii="Arial Unicode MS" w:hAnsi="Arial Unicode MS"/>
                <w:color w:val="000000"/>
                <w:sz w:val="20"/>
                <w:szCs w:val="20"/>
                <w:lang w:val="en-PH" w:eastAsia="en-PH"/>
              </w:rPr>
              <w:t>(</w:t>
            </w:r>
            <w:proofErr w:type="spellStart"/>
            <w:r w:rsidRPr="007D3845">
              <w:rPr>
                <w:rFonts w:ascii="Arial Unicode MS" w:hAnsi="Arial Unicode MS"/>
                <w:color w:val="000000"/>
                <w:sz w:val="20"/>
                <w:szCs w:val="20"/>
                <w:lang w:val="en-PH" w:eastAsia="en-PH"/>
              </w:rPr>
              <w:t>pd.to_numeric</w:t>
            </w:r>
            <w:proofErr w:type="spellEnd"/>
            <w:r w:rsidRPr="007D3845">
              <w:rPr>
                <w:rFonts w:ascii="Arial Unicode MS" w:hAnsi="Arial Unicode MS"/>
                <w:color w:val="000000"/>
                <w:sz w:val="20"/>
                <w:szCs w:val="20"/>
                <w:lang w:val="en-PH" w:eastAsia="en-PH"/>
              </w:rPr>
              <w:t>, errors='coerce')</w:t>
            </w:r>
          </w:p>
        </w:tc>
        <w:tc>
          <w:tcPr>
            <w:tcW w:w="1560" w:type="dxa"/>
            <w:tcBorders>
              <w:top w:val="nil"/>
              <w:left w:val="nil"/>
              <w:bottom w:val="nil"/>
              <w:right w:val="nil"/>
            </w:tcBorders>
            <w:shd w:val="clear" w:color="auto" w:fill="auto"/>
            <w:vAlign w:val="center"/>
            <w:hideMark/>
          </w:tcPr>
          <w:p w14:paraId="2C0819C0"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Handling non-numeric values</w:t>
            </w:r>
          </w:p>
        </w:tc>
      </w:tr>
      <w:tr w:rsidR="007D3845" w:rsidRPr="007D3845" w14:paraId="1D961506" w14:textId="77777777" w:rsidTr="007D3845">
        <w:trPr>
          <w:trHeight w:val="1440"/>
        </w:trPr>
        <w:tc>
          <w:tcPr>
            <w:tcW w:w="633" w:type="dxa"/>
            <w:tcBorders>
              <w:top w:val="nil"/>
              <w:left w:val="nil"/>
              <w:bottom w:val="nil"/>
              <w:right w:val="nil"/>
            </w:tcBorders>
            <w:shd w:val="clear" w:color="auto" w:fill="auto"/>
            <w:vAlign w:val="center"/>
            <w:hideMark/>
          </w:tcPr>
          <w:p w14:paraId="57A1D993"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2</w:t>
            </w:r>
          </w:p>
        </w:tc>
        <w:tc>
          <w:tcPr>
            <w:tcW w:w="1278" w:type="dxa"/>
            <w:tcBorders>
              <w:top w:val="nil"/>
              <w:left w:val="nil"/>
              <w:bottom w:val="nil"/>
              <w:right w:val="nil"/>
            </w:tcBorders>
            <w:shd w:val="clear" w:color="auto" w:fill="auto"/>
            <w:vAlign w:val="center"/>
            <w:hideMark/>
          </w:tcPr>
          <w:p w14:paraId="7724BA0F"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Visualize missing data</w:t>
            </w:r>
          </w:p>
        </w:tc>
        <w:tc>
          <w:tcPr>
            <w:tcW w:w="4893" w:type="dxa"/>
            <w:tcBorders>
              <w:top w:val="nil"/>
              <w:left w:val="nil"/>
              <w:bottom w:val="nil"/>
              <w:right w:val="nil"/>
            </w:tcBorders>
            <w:shd w:val="clear" w:color="auto" w:fill="auto"/>
            <w:vAlign w:val="center"/>
            <w:hideMark/>
          </w:tcPr>
          <w:p w14:paraId="5702D399" w14:textId="77777777" w:rsidR="007D3845" w:rsidRPr="007D3845" w:rsidRDefault="007D3845" w:rsidP="007D3845">
            <w:pPr>
              <w:spacing w:before="0" w:after="0" w:line="240" w:lineRule="auto"/>
              <w:ind w:firstLine="0"/>
              <w:contextualSpacing w:val="0"/>
              <w:jc w:val="center"/>
              <w:rPr>
                <w:rFonts w:ascii="Arial Unicode MS" w:hAnsi="Arial Unicode MS"/>
                <w:color w:val="000000"/>
                <w:sz w:val="20"/>
                <w:szCs w:val="20"/>
                <w:lang w:val="en-PH" w:eastAsia="en-PH"/>
              </w:rPr>
            </w:pPr>
            <w:proofErr w:type="spellStart"/>
            <w:proofErr w:type="gramStart"/>
            <w:r w:rsidRPr="007D3845">
              <w:rPr>
                <w:rFonts w:ascii="Arial Unicode MS" w:hAnsi="Arial Unicode MS"/>
                <w:color w:val="000000"/>
                <w:sz w:val="20"/>
                <w:szCs w:val="20"/>
                <w:lang w:val="en-PH" w:eastAsia="en-PH"/>
              </w:rPr>
              <w:t>msno.matrix</w:t>
            </w:r>
            <w:proofErr w:type="spellEnd"/>
            <w:proofErr w:type="gramEnd"/>
            <w:r w:rsidRPr="007D3845">
              <w:rPr>
                <w:rFonts w:ascii="Arial Unicode MS" w:hAnsi="Arial Unicode MS"/>
                <w:color w:val="000000"/>
                <w:sz w:val="20"/>
                <w:szCs w:val="20"/>
                <w:lang w:val="en-PH" w:eastAsia="en-PH"/>
              </w:rPr>
              <w:t>(data)</w:t>
            </w:r>
          </w:p>
        </w:tc>
        <w:tc>
          <w:tcPr>
            <w:tcW w:w="1560" w:type="dxa"/>
            <w:tcBorders>
              <w:top w:val="nil"/>
              <w:left w:val="nil"/>
              <w:bottom w:val="nil"/>
              <w:right w:val="nil"/>
            </w:tcBorders>
            <w:shd w:val="clear" w:color="auto" w:fill="auto"/>
            <w:vAlign w:val="center"/>
            <w:hideMark/>
          </w:tcPr>
          <w:p w14:paraId="227C820E"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Identifying patterns of missing data</w:t>
            </w:r>
          </w:p>
        </w:tc>
      </w:tr>
      <w:tr w:rsidR="007D3845" w:rsidRPr="007D3845" w14:paraId="090A3944" w14:textId="77777777" w:rsidTr="007D3845">
        <w:trPr>
          <w:trHeight w:val="2640"/>
        </w:trPr>
        <w:tc>
          <w:tcPr>
            <w:tcW w:w="633" w:type="dxa"/>
            <w:tcBorders>
              <w:top w:val="nil"/>
              <w:left w:val="nil"/>
              <w:bottom w:val="nil"/>
              <w:right w:val="nil"/>
            </w:tcBorders>
            <w:shd w:val="clear" w:color="auto" w:fill="auto"/>
            <w:vAlign w:val="center"/>
            <w:hideMark/>
          </w:tcPr>
          <w:p w14:paraId="21B15B07"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3</w:t>
            </w:r>
          </w:p>
        </w:tc>
        <w:tc>
          <w:tcPr>
            <w:tcW w:w="1278" w:type="dxa"/>
            <w:tcBorders>
              <w:top w:val="nil"/>
              <w:left w:val="nil"/>
              <w:bottom w:val="nil"/>
              <w:right w:val="nil"/>
            </w:tcBorders>
            <w:shd w:val="clear" w:color="auto" w:fill="auto"/>
            <w:vAlign w:val="center"/>
            <w:hideMark/>
          </w:tcPr>
          <w:p w14:paraId="2BFDD8D6"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Impute missing values using median imputation</w:t>
            </w:r>
          </w:p>
        </w:tc>
        <w:tc>
          <w:tcPr>
            <w:tcW w:w="4893" w:type="dxa"/>
            <w:tcBorders>
              <w:top w:val="nil"/>
              <w:left w:val="nil"/>
              <w:bottom w:val="nil"/>
              <w:right w:val="nil"/>
            </w:tcBorders>
            <w:shd w:val="clear" w:color="auto" w:fill="auto"/>
            <w:vAlign w:val="center"/>
            <w:hideMark/>
          </w:tcPr>
          <w:p w14:paraId="4474538C" w14:textId="77777777" w:rsidR="007D3845" w:rsidRPr="007D3845" w:rsidRDefault="007D3845" w:rsidP="007D3845">
            <w:pPr>
              <w:spacing w:before="0" w:after="0" w:line="240" w:lineRule="auto"/>
              <w:ind w:firstLine="0"/>
              <w:contextualSpacing w:val="0"/>
              <w:jc w:val="center"/>
              <w:rPr>
                <w:rFonts w:ascii="Arial Unicode MS" w:hAnsi="Arial Unicode MS"/>
                <w:color w:val="000000"/>
                <w:sz w:val="20"/>
                <w:szCs w:val="20"/>
                <w:lang w:val="en-PH" w:eastAsia="en-PH"/>
              </w:rPr>
            </w:pPr>
            <w:r w:rsidRPr="007D3845">
              <w:rPr>
                <w:rFonts w:ascii="Arial Unicode MS" w:hAnsi="Arial Unicode MS"/>
                <w:color w:val="000000"/>
                <w:sz w:val="20"/>
                <w:szCs w:val="20"/>
                <w:lang w:val="en-PH" w:eastAsia="en-PH"/>
              </w:rPr>
              <w:t>data[columns_to_impute_median</w:t>
            </w:r>
            <w:proofErr w:type="gramStart"/>
            <w:r w:rsidRPr="007D3845">
              <w:rPr>
                <w:rFonts w:ascii="Arial Unicode MS" w:hAnsi="Arial Unicode MS"/>
                <w:color w:val="000000"/>
                <w:sz w:val="20"/>
                <w:szCs w:val="20"/>
                <w:lang w:val="en-PH" w:eastAsia="en-PH"/>
              </w:rPr>
              <w:t>].fillna</w:t>
            </w:r>
            <w:proofErr w:type="gramEnd"/>
            <w:r w:rsidRPr="007D3845">
              <w:rPr>
                <w:rFonts w:ascii="Arial Unicode MS" w:hAnsi="Arial Unicode MS"/>
                <w:color w:val="000000"/>
                <w:sz w:val="20"/>
                <w:szCs w:val="20"/>
                <w:lang w:val="en-PH" w:eastAsia="en-PH"/>
              </w:rPr>
              <w:t>(data[columns_to_impute_median].median())</w:t>
            </w:r>
          </w:p>
        </w:tc>
        <w:tc>
          <w:tcPr>
            <w:tcW w:w="1560" w:type="dxa"/>
            <w:tcBorders>
              <w:top w:val="nil"/>
              <w:left w:val="nil"/>
              <w:bottom w:val="nil"/>
              <w:right w:val="nil"/>
            </w:tcBorders>
            <w:shd w:val="clear" w:color="auto" w:fill="auto"/>
            <w:vAlign w:val="center"/>
            <w:hideMark/>
          </w:tcPr>
          <w:p w14:paraId="3DB5F87A"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Dealing with missing data</w:t>
            </w:r>
          </w:p>
        </w:tc>
      </w:tr>
      <w:tr w:rsidR="007D3845" w:rsidRPr="007D3845" w14:paraId="4A9CDD16" w14:textId="77777777" w:rsidTr="007D3845">
        <w:trPr>
          <w:trHeight w:val="3696"/>
        </w:trPr>
        <w:tc>
          <w:tcPr>
            <w:tcW w:w="633" w:type="dxa"/>
            <w:tcBorders>
              <w:top w:val="nil"/>
              <w:left w:val="nil"/>
              <w:bottom w:val="nil"/>
              <w:right w:val="nil"/>
            </w:tcBorders>
            <w:shd w:val="clear" w:color="auto" w:fill="auto"/>
            <w:vAlign w:val="center"/>
            <w:hideMark/>
          </w:tcPr>
          <w:p w14:paraId="68438A1E"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lastRenderedPageBreak/>
              <w:t>4</w:t>
            </w:r>
          </w:p>
        </w:tc>
        <w:tc>
          <w:tcPr>
            <w:tcW w:w="1278" w:type="dxa"/>
            <w:tcBorders>
              <w:top w:val="nil"/>
              <w:left w:val="nil"/>
              <w:bottom w:val="nil"/>
              <w:right w:val="nil"/>
            </w:tcBorders>
            <w:shd w:val="clear" w:color="auto" w:fill="auto"/>
            <w:vAlign w:val="center"/>
            <w:hideMark/>
          </w:tcPr>
          <w:p w14:paraId="02168562"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proofErr w:type="spellStart"/>
            <w:r w:rsidRPr="007D3845">
              <w:rPr>
                <w:rFonts w:ascii="Aptos Narrow" w:hAnsi="Aptos Narrow"/>
                <w:color w:val="000000"/>
                <w:sz w:val="22"/>
                <w:szCs w:val="22"/>
                <w:lang w:val="en-PH" w:eastAsia="en-PH"/>
              </w:rPr>
              <w:t>Backtesting</w:t>
            </w:r>
            <w:proofErr w:type="spellEnd"/>
            <w:r w:rsidRPr="007D3845">
              <w:rPr>
                <w:rFonts w:ascii="Aptos Narrow" w:hAnsi="Aptos Narrow"/>
                <w:color w:val="000000"/>
                <w:sz w:val="22"/>
                <w:szCs w:val="22"/>
                <w:lang w:val="en-PH" w:eastAsia="en-PH"/>
              </w:rPr>
              <w:t xml:space="preserve"> model with historical data</w:t>
            </w:r>
          </w:p>
        </w:tc>
        <w:tc>
          <w:tcPr>
            <w:tcW w:w="4893" w:type="dxa"/>
            <w:tcBorders>
              <w:top w:val="nil"/>
              <w:left w:val="nil"/>
              <w:bottom w:val="nil"/>
              <w:right w:val="nil"/>
            </w:tcBorders>
            <w:shd w:val="clear" w:color="auto" w:fill="auto"/>
            <w:vAlign w:val="center"/>
            <w:hideMark/>
          </w:tcPr>
          <w:p w14:paraId="3507A3F8" w14:textId="77777777" w:rsidR="007D3845" w:rsidRPr="007D3845" w:rsidRDefault="007D3845" w:rsidP="007D3845">
            <w:pPr>
              <w:spacing w:before="0" w:after="0" w:line="240" w:lineRule="auto"/>
              <w:ind w:firstLine="0"/>
              <w:contextualSpacing w:val="0"/>
              <w:jc w:val="center"/>
              <w:rPr>
                <w:rFonts w:ascii="Arial Unicode MS" w:hAnsi="Arial Unicode MS"/>
                <w:color w:val="000000"/>
                <w:sz w:val="20"/>
                <w:szCs w:val="20"/>
                <w:lang w:val="en-PH" w:eastAsia="en-PH"/>
              </w:rPr>
            </w:pPr>
            <w:proofErr w:type="spellStart"/>
            <w:r w:rsidRPr="007D3845">
              <w:rPr>
                <w:rFonts w:ascii="Arial Unicode MS" w:hAnsi="Arial Unicode MS"/>
                <w:color w:val="000000"/>
                <w:sz w:val="20"/>
                <w:szCs w:val="20"/>
                <w:lang w:val="en-PH" w:eastAsia="en-PH"/>
              </w:rPr>
              <w:t>backtesting_</w:t>
            </w:r>
            <w:proofErr w:type="gramStart"/>
            <w:r w:rsidRPr="007D3845">
              <w:rPr>
                <w:rFonts w:ascii="Arial Unicode MS" w:hAnsi="Arial Unicode MS"/>
                <w:color w:val="000000"/>
                <w:sz w:val="20"/>
                <w:szCs w:val="20"/>
                <w:lang w:val="en-PH" w:eastAsia="en-PH"/>
              </w:rPr>
              <w:t>forecaster</w:t>
            </w:r>
            <w:proofErr w:type="spellEnd"/>
            <w:r w:rsidRPr="007D3845">
              <w:rPr>
                <w:rFonts w:ascii="Arial Unicode MS" w:hAnsi="Arial Unicode MS"/>
                <w:color w:val="000000"/>
                <w:sz w:val="20"/>
                <w:szCs w:val="20"/>
                <w:lang w:val="en-PH" w:eastAsia="en-PH"/>
              </w:rPr>
              <w:t>(</w:t>
            </w:r>
            <w:proofErr w:type="gramEnd"/>
            <w:r w:rsidRPr="007D3845">
              <w:rPr>
                <w:rFonts w:ascii="Arial Unicode MS" w:hAnsi="Arial Unicode MS"/>
                <w:color w:val="000000"/>
                <w:sz w:val="20"/>
                <w:szCs w:val="20"/>
                <w:lang w:val="en-PH" w:eastAsia="en-PH"/>
              </w:rPr>
              <w:t>forecaster, y=</w:t>
            </w:r>
            <w:proofErr w:type="spellStart"/>
            <w:r w:rsidRPr="007D3845">
              <w:rPr>
                <w:rFonts w:ascii="Arial Unicode MS" w:hAnsi="Arial Unicode MS"/>
                <w:color w:val="000000"/>
                <w:sz w:val="20"/>
                <w:szCs w:val="20"/>
                <w:lang w:val="en-PH" w:eastAsia="en-PH"/>
              </w:rPr>
              <w:t>y_train</w:t>
            </w:r>
            <w:proofErr w:type="spellEnd"/>
            <w:r w:rsidRPr="007D3845">
              <w:rPr>
                <w:rFonts w:ascii="Arial Unicode MS" w:hAnsi="Arial Unicode MS"/>
                <w:color w:val="000000"/>
                <w:sz w:val="20"/>
                <w:szCs w:val="20"/>
                <w:lang w:val="en-PH" w:eastAsia="en-PH"/>
              </w:rPr>
              <w:t xml:space="preserve">, </w:t>
            </w:r>
            <w:proofErr w:type="spellStart"/>
            <w:r w:rsidRPr="007D3845">
              <w:rPr>
                <w:rFonts w:ascii="Arial Unicode MS" w:hAnsi="Arial Unicode MS"/>
                <w:color w:val="000000"/>
                <w:sz w:val="20"/>
                <w:szCs w:val="20"/>
                <w:lang w:val="en-PH" w:eastAsia="en-PH"/>
              </w:rPr>
              <w:t>exog</w:t>
            </w:r>
            <w:proofErr w:type="spellEnd"/>
            <w:r w:rsidRPr="007D3845">
              <w:rPr>
                <w:rFonts w:ascii="Arial Unicode MS" w:hAnsi="Arial Unicode MS"/>
                <w:color w:val="000000"/>
                <w:sz w:val="20"/>
                <w:szCs w:val="20"/>
                <w:lang w:val="en-PH" w:eastAsia="en-PH"/>
              </w:rPr>
              <w:t>=</w:t>
            </w:r>
            <w:proofErr w:type="spellStart"/>
            <w:r w:rsidRPr="007D3845">
              <w:rPr>
                <w:rFonts w:ascii="Arial Unicode MS" w:hAnsi="Arial Unicode MS"/>
                <w:color w:val="000000"/>
                <w:sz w:val="20"/>
                <w:szCs w:val="20"/>
                <w:lang w:val="en-PH" w:eastAsia="en-PH"/>
              </w:rPr>
              <w:t>X_train</w:t>
            </w:r>
            <w:proofErr w:type="spellEnd"/>
            <w:r w:rsidRPr="007D3845">
              <w:rPr>
                <w:rFonts w:ascii="Arial Unicode MS" w:hAnsi="Arial Unicode MS"/>
                <w:color w:val="000000"/>
                <w:sz w:val="20"/>
                <w:szCs w:val="20"/>
                <w:lang w:val="en-PH" w:eastAsia="en-PH"/>
              </w:rPr>
              <w:t>, steps=steps, metric='</w:t>
            </w:r>
            <w:proofErr w:type="spellStart"/>
            <w:r w:rsidRPr="007D3845">
              <w:rPr>
                <w:rFonts w:ascii="Arial Unicode MS" w:hAnsi="Arial Unicode MS"/>
                <w:color w:val="000000"/>
                <w:sz w:val="20"/>
                <w:szCs w:val="20"/>
                <w:lang w:val="en-PH" w:eastAsia="en-PH"/>
              </w:rPr>
              <w:t>mean_squared_error</w:t>
            </w:r>
            <w:proofErr w:type="spellEnd"/>
            <w:r w:rsidRPr="007D3845">
              <w:rPr>
                <w:rFonts w:ascii="Arial Unicode MS" w:hAnsi="Arial Unicode MS"/>
                <w:color w:val="000000"/>
                <w:sz w:val="20"/>
                <w:szCs w:val="20"/>
                <w:lang w:val="en-PH" w:eastAsia="en-PH"/>
              </w:rPr>
              <w:t>')</w:t>
            </w:r>
          </w:p>
        </w:tc>
        <w:tc>
          <w:tcPr>
            <w:tcW w:w="1560" w:type="dxa"/>
            <w:tcBorders>
              <w:top w:val="nil"/>
              <w:left w:val="nil"/>
              <w:bottom w:val="nil"/>
              <w:right w:val="nil"/>
            </w:tcBorders>
            <w:shd w:val="clear" w:color="auto" w:fill="auto"/>
            <w:vAlign w:val="center"/>
            <w:hideMark/>
          </w:tcPr>
          <w:p w14:paraId="012A30C0"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Validating model performance</w:t>
            </w:r>
          </w:p>
        </w:tc>
      </w:tr>
      <w:tr w:rsidR="007D3845" w:rsidRPr="007D3845" w14:paraId="13380FE2" w14:textId="77777777" w:rsidTr="007D3845">
        <w:trPr>
          <w:trHeight w:val="1584"/>
        </w:trPr>
        <w:tc>
          <w:tcPr>
            <w:tcW w:w="633" w:type="dxa"/>
            <w:tcBorders>
              <w:top w:val="nil"/>
              <w:left w:val="nil"/>
              <w:bottom w:val="nil"/>
              <w:right w:val="nil"/>
            </w:tcBorders>
            <w:shd w:val="clear" w:color="auto" w:fill="auto"/>
            <w:vAlign w:val="center"/>
            <w:hideMark/>
          </w:tcPr>
          <w:p w14:paraId="7EDA7CB1"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5</w:t>
            </w:r>
          </w:p>
        </w:tc>
        <w:tc>
          <w:tcPr>
            <w:tcW w:w="1278" w:type="dxa"/>
            <w:tcBorders>
              <w:top w:val="nil"/>
              <w:left w:val="nil"/>
              <w:bottom w:val="nil"/>
              <w:right w:val="nil"/>
            </w:tcBorders>
            <w:shd w:val="clear" w:color="auto" w:fill="auto"/>
            <w:vAlign w:val="center"/>
            <w:hideMark/>
          </w:tcPr>
          <w:p w14:paraId="1EEE8698"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Predicting future values</w:t>
            </w:r>
          </w:p>
        </w:tc>
        <w:tc>
          <w:tcPr>
            <w:tcW w:w="4893" w:type="dxa"/>
            <w:tcBorders>
              <w:top w:val="nil"/>
              <w:left w:val="nil"/>
              <w:bottom w:val="nil"/>
              <w:right w:val="nil"/>
            </w:tcBorders>
            <w:shd w:val="clear" w:color="auto" w:fill="auto"/>
            <w:vAlign w:val="center"/>
            <w:hideMark/>
          </w:tcPr>
          <w:p w14:paraId="3FAE2519" w14:textId="77777777" w:rsidR="007D3845" w:rsidRPr="007D3845" w:rsidRDefault="007D3845" w:rsidP="007D3845">
            <w:pPr>
              <w:spacing w:before="0" w:after="0" w:line="240" w:lineRule="auto"/>
              <w:ind w:firstLine="0"/>
              <w:contextualSpacing w:val="0"/>
              <w:jc w:val="center"/>
              <w:rPr>
                <w:rFonts w:ascii="Arial Unicode MS" w:hAnsi="Arial Unicode MS"/>
                <w:color w:val="000000"/>
                <w:sz w:val="20"/>
                <w:szCs w:val="20"/>
                <w:lang w:val="en-PH" w:eastAsia="en-PH"/>
              </w:rPr>
            </w:pPr>
            <w:proofErr w:type="spellStart"/>
            <w:proofErr w:type="gramStart"/>
            <w:r w:rsidRPr="007D3845">
              <w:rPr>
                <w:rFonts w:ascii="Arial Unicode MS" w:hAnsi="Arial Unicode MS"/>
                <w:color w:val="000000"/>
                <w:sz w:val="20"/>
                <w:szCs w:val="20"/>
                <w:lang w:val="en-PH" w:eastAsia="en-PH"/>
              </w:rPr>
              <w:t>forecaster.predict</w:t>
            </w:r>
            <w:proofErr w:type="spellEnd"/>
            <w:proofErr w:type="gramEnd"/>
            <w:r w:rsidRPr="007D3845">
              <w:rPr>
                <w:rFonts w:ascii="Arial Unicode MS" w:hAnsi="Arial Unicode MS"/>
                <w:color w:val="000000"/>
                <w:sz w:val="20"/>
                <w:szCs w:val="20"/>
                <w:lang w:val="en-PH" w:eastAsia="en-PH"/>
              </w:rPr>
              <w:t>(steps=</w:t>
            </w:r>
            <w:proofErr w:type="spellStart"/>
            <w:r w:rsidRPr="007D3845">
              <w:rPr>
                <w:rFonts w:ascii="Arial Unicode MS" w:hAnsi="Arial Unicode MS"/>
                <w:color w:val="000000"/>
                <w:sz w:val="20"/>
                <w:szCs w:val="20"/>
                <w:lang w:val="en-PH" w:eastAsia="en-PH"/>
              </w:rPr>
              <w:t>len</w:t>
            </w:r>
            <w:proofErr w:type="spellEnd"/>
            <w:r w:rsidRPr="007D3845">
              <w:rPr>
                <w:rFonts w:ascii="Arial Unicode MS" w:hAnsi="Arial Unicode MS"/>
                <w:color w:val="000000"/>
                <w:sz w:val="20"/>
                <w:szCs w:val="20"/>
                <w:lang w:val="en-PH" w:eastAsia="en-PH"/>
              </w:rPr>
              <w:t>(</w:t>
            </w:r>
            <w:proofErr w:type="spellStart"/>
            <w:r w:rsidRPr="007D3845">
              <w:rPr>
                <w:rFonts w:ascii="Arial Unicode MS" w:hAnsi="Arial Unicode MS"/>
                <w:color w:val="000000"/>
                <w:sz w:val="20"/>
                <w:szCs w:val="20"/>
                <w:lang w:val="en-PH" w:eastAsia="en-PH"/>
              </w:rPr>
              <w:t>y_test</w:t>
            </w:r>
            <w:proofErr w:type="spellEnd"/>
            <w:r w:rsidRPr="007D3845">
              <w:rPr>
                <w:rFonts w:ascii="Arial Unicode MS" w:hAnsi="Arial Unicode MS"/>
                <w:color w:val="000000"/>
                <w:sz w:val="20"/>
                <w:szCs w:val="20"/>
                <w:lang w:val="en-PH" w:eastAsia="en-PH"/>
              </w:rPr>
              <w:t xml:space="preserve">), </w:t>
            </w:r>
            <w:proofErr w:type="spellStart"/>
            <w:r w:rsidRPr="007D3845">
              <w:rPr>
                <w:rFonts w:ascii="Arial Unicode MS" w:hAnsi="Arial Unicode MS"/>
                <w:color w:val="000000"/>
                <w:sz w:val="20"/>
                <w:szCs w:val="20"/>
                <w:lang w:val="en-PH" w:eastAsia="en-PH"/>
              </w:rPr>
              <w:t>exog</w:t>
            </w:r>
            <w:proofErr w:type="spellEnd"/>
            <w:r w:rsidRPr="007D3845">
              <w:rPr>
                <w:rFonts w:ascii="Arial Unicode MS" w:hAnsi="Arial Unicode MS"/>
                <w:color w:val="000000"/>
                <w:sz w:val="20"/>
                <w:szCs w:val="20"/>
                <w:lang w:val="en-PH" w:eastAsia="en-PH"/>
              </w:rPr>
              <w:t>=</w:t>
            </w:r>
            <w:proofErr w:type="spellStart"/>
            <w:r w:rsidRPr="007D3845">
              <w:rPr>
                <w:rFonts w:ascii="Arial Unicode MS" w:hAnsi="Arial Unicode MS"/>
                <w:color w:val="000000"/>
                <w:sz w:val="20"/>
                <w:szCs w:val="20"/>
                <w:lang w:val="en-PH" w:eastAsia="en-PH"/>
              </w:rPr>
              <w:t>X_test</w:t>
            </w:r>
            <w:proofErr w:type="spellEnd"/>
            <w:r w:rsidRPr="007D3845">
              <w:rPr>
                <w:rFonts w:ascii="Arial Unicode MS" w:hAnsi="Arial Unicode MS"/>
                <w:color w:val="000000"/>
                <w:sz w:val="20"/>
                <w:szCs w:val="20"/>
                <w:lang w:val="en-PH" w:eastAsia="en-PH"/>
              </w:rPr>
              <w:t>)</w:t>
            </w:r>
          </w:p>
        </w:tc>
        <w:tc>
          <w:tcPr>
            <w:tcW w:w="1560" w:type="dxa"/>
            <w:tcBorders>
              <w:top w:val="nil"/>
              <w:left w:val="nil"/>
              <w:bottom w:val="nil"/>
              <w:right w:val="nil"/>
            </w:tcBorders>
            <w:shd w:val="clear" w:color="auto" w:fill="auto"/>
            <w:vAlign w:val="center"/>
            <w:hideMark/>
          </w:tcPr>
          <w:p w14:paraId="16D20C8C" w14:textId="77777777" w:rsidR="007D3845" w:rsidRPr="007D3845" w:rsidRDefault="007D3845" w:rsidP="007D3845">
            <w:pPr>
              <w:spacing w:before="0" w:after="0" w:line="240" w:lineRule="auto"/>
              <w:ind w:firstLine="0"/>
              <w:contextualSpacing w:val="0"/>
              <w:jc w:val="center"/>
              <w:rPr>
                <w:rFonts w:ascii="Aptos Narrow" w:hAnsi="Aptos Narrow"/>
                <w:color w:val="000000"/>
                <w:sz w:val="22"/>
                <w:szCs w:val="22"/>
                <w:lang w:val="en-PH" w:eastAsia="en-PH"/>
              </w:rPr>
            </w:pPr>
            <w:r w:rsidRPr="007D3845">
              <w:rPr>
                <w:rFonts w:ascii="Aptos Narrow" w:hAnsi="Aptos Narrow"/>
                <w:color w:val="000000"/>
                <w:sz w:val="22"/>
                <w:szCs w:val="22"/>
                <w:lang w:val="en-PH" w:eastAsia="en-PH"/>
              </w:rPr>
              <w:t>Applying the model to new data</w:t>
            </w:r>
          </w:p>
        </w:tc>
      </w:tr>
    </w:tbl>
    <w:p w14:paraId="77CDA4B2" w14:textId="77777777" w:rsidR="007D3845" w:rsidRPr="00E97692" w:rsidRDefault="007D3845" w:rsidP="007D3845">
      <w:pPr>
        <w:ind w:firstLine="0"/>
      </w:pPr>
    </w:p>
    <w:p w14:paraId="2CFE8614" w14:textId="26DC64AE" w:rsidR="00E97692" w:rsidRDefault="00E97692" w:rsidP="00E97692">
      <w:pPr>
        <w:pStyle w:val="Heading2"/>
      </w:pPr>
      <w:bookmarkStart w:id="101" w:name="_Toc183076619"/>
      <w:r>
        <w:t xml:space="preserve">Model </w:t>
      </w:r>
      <w:r w:rsidR="00DB30B3">
        <w:t>Development and Training</w:t>
      </w:r>
      <w:bookmarkEnd w:id="101"/>
    </w:p>
    <w:p w14:paraId="21592951" w14:textId="7ACE3751" w:rsidR="007D3845" w:rsidRPr="00B71F61" w:rsidRDefault="007D3845" w:rsidP="00B71F61">
      <w:pPr>
        <w:rPr>
          <w:lang w:val="en-PH"/>
        </w:rPr>
      </w:pPr>
      <w:r w:rsidRPr="007D3845">
        <w:rPr>
          <w:lang w:val="en-PH"/>
        </w:rPr>
        <w:t xml:space="preserve">The Random Forest method was chosen for this study because it is effective at classification tasks and does well when overfitting is an issue. The model was </w:t>
      </w:r>
      <w:proofErr w:type="gramStart"/>
      <w:r w:rsidRPr="007D3845">
        <w:rPr>
          <w:lang w:val="en-PH"/>
        </w:rPr>
        <w:t>trained</w:t>
      </w:r>
      <w:proofErr w:type="gramEnd"/>
      <w:r w:rsidRPr="007D3845">
        <w:rPr>
          <w:lang w:val="en-PH"/>
        </w:rPr>
        <w:t xml:space="preserve"> and its performance was improved by hyperparameter adjustment. The interpretation and applicability of the model's parameters are covered in detail in the section that follows. </w:t>
      </w:r>
    </w:p>
    <w:p w14:paraId="7DFB1416" w14:textId="23454B25" w:rsidR="00B71F61" w:rsidRDefault="00B71F61" w:rsidP="00B71F61">
      <w:pPr>
        <w:pStyle w:val="Caption"/>
      </w:pPr>
      <w:bookmarkStart w:id="102" w:name="_Toc183076581"/>
      <w:r>
        <w:t xml:space="preserve">Table </w:t>
      </w:r>
      <w:r>
        <w:fldChar w:fldCharType="begin"/>
      </w:r>
      <w:r>
        <w:instrText xml:space="preserve"> SEQ Table \* ARABIC </w:instrText>
      </w:r>
      <w:r>
        <w:fldChar w:fldCharType="separate"/>
      </w:r>
      <w:r>
        <w:rPr>
          <w:noProof/>
        </w:rPr>
        <w:t>8</w:t>
      </w:r>
      <w:r>
        <w:fldChar w:fldCharType="end"/>
      </w:r>
      <w:r>
        <w:t xml:space="preserve"> </w:t>
      </w:r>
      <w:r>
        <w:br/>
      </w:r>
      <w:r w:rsidRPr="00B71F61">
        <w:rPr>
          <w:b w:val="0"/>
          <w:bCs w:val="0"/>
          <w:i/>
          <w:iCs w:val="0"/>
        </w:rPr>
        <w:t>Model Hyperparameters</w:t>
      </w:r>
      <w:bookmarkEnd w:id="102"/>
    </w:p>
    <w:tbl>
      <w:tblPr>
        <w:tblStyle w:val="TableGrid"/>
        <w:tblW w:w="0" w:type="auto"/>
        <w:tblLook w:val="04A0" w:firstRow="1" w:lastRow="0" w:firstColumn="1" w:lastColumn="0" w:noHBand="0" w:noVBand="1"/>
      </w:tblPr>
      <w:tblGrid>
        <w:gridCol w:w="2122"/>
        <w:gridCol w:w="6174"/>
      </w:tblGrid>
      <w:tr w:rsidR="00BA2350" w14:paraId="782E6A58" w14:textId="77777777" w:rsidTr="00CE5BA9">
        <w:trPr>
          <w:trHeight w:val="1706"/>
        </w:trPr>
        <w:tc>
          <w:tcPr>
            <w:tcW w:w="2122" w:type="dxa"/>
          </w:tcPr>
          <w:p w14:paraId="58EFF171" w14:textId="77777777" w:rsidR="00BA2350" w:rsidRDefault="00BA2350" w:rsidP="00CE5BA9">
            <w:pPr>
              <w:spacing w:line="480" w:lineRule="auto"/>
              <w:ind w:firstLine="0"/>
              <w:rPr>
                <w:b/>
                <w:bCs/>
              </w:rPr>
            </w:pPr>
            <w:proofErr w:type="spellStart"/>
            <w:r w:rsidRPr="00AB1F22">
              <w:rPr>
                <w:b/>
                <w:bCs/>
              </w:rPr>
              <w:t>n_estimators</w:t>
            </w:r>
            <w:proofErr w:type="spellEnd"/>
          </w:p>
          <w:p w14:paraId="37ED3629" w14:textId="77777777" w:rsidR="00851624" w:rsidRPr="00851624" w:rsidRDefault="00851624" w:rsidP="00851624">
            <w:pPr>
              <w:spacing w:line="480" w:lineRule="auto"/>
              <w:ind w:firstLine="0"/>
              <w:rPr>
                <w:lang w:val="en-PH"/>
              </w:rPr>
            </w:pPr>
            <w:r w:rsidRPr="00851624">
              <w:t xml:space="preserve">Values: </w:t>
            </w:r>
            <w:r w:rsidRPr="00851624">
              <w:rPr>
                <w:lang w:val="en-PH"/>
              </w:rPr>
              <w:t>[100, 150, 200, 300]</w:t>
            </w:r>
          </w:p>
          <w:p w14:paraId="287D46FB" w14:textId="22439026" w:rsidR="00851624" w:rsidRPr="00AB1F22" w:rsidRDefault="00851624" w:rsidP="00CE5BA9">
            <w:pPr>
              <w:spacing w:line="480" w:lineRule="auto"/>
              <w:ind w:firstLine="0"/>
              <w:rPr>
                <w:b/>
                <w:bCs/>
              </w:rPr>
            </w:pPr>
          </w:p>
        </w:tc>
        <w:tc>
          <w:tcPr>
            <w:tcW w:w="6174" w:type="dxa"/>
          </w:tcPr>
          <w:p w14:paraId="6918D19D" w14:textId="7901BBB0" w:rsidR="00BA2350" w:rsidRPr="00BA2350" w:rsidRDefault="00BA2350" w:rsidP="00CE5BA9">
            <w:pPr>
              <w:spacing w:line="480" w:lineRule="auto"/>
              <w:ind w:firstLine="0"/>
              <w:jc w:val="left"/>
              <w:rPr>
                <w:lang w:val="en-PH"/>
              </w:rPr>
            </w:pPr>
            <w:r w:rsidRPr="00BA2350">
              <w:rPr>
                <w:lang w:val="en-PH"/>
              </w:rPr>
              <w:t xml:space="preserve">The </w:t>
            </w:r>
            <w:proofErr w:type="gramStart"/>
            <w:r w:rsidRPr="00BA2350">
              <w:rPr>
                <w:lang w:val="en-PH"/>
              </w:rPr>
              <w:t>amount</w:t>
            </w:r>
            <w:proofErr w:type="gramEnd"/>
            <w:r w:rsidRPr="00BA2350">
              <w:rPr>
                <w:lang w:val="en-PH"/>
              </w:rPr>
              <w:t xml:space="preserve"> of trees in the forest is determined by this parameter. An increase in the number of trees generally improves the tree's performance, but the effect is not as strong and has a limit. Various values were tested, and cross-validation was used to choose the optimal value from the range of values.</w:t>
            </w:r>
          </w:p>
        </w:tc>
      </w:tr>
      <w:tr w:rsidR="00BA2350" w14:paraId="70D88DC4" w14:textId="77777777" w:rsidTr="00CE5BA9">
        <w:tc>
          <w:tcPr>
            <w:tcW w:w="2122" w:type="dxa"/>
          </w:tcPr>
          <w:p w14:paraId="537247EC" w14:textId="77777777" w:rsidR="00BA2350" w:rsidRDefault="00BA2350" w:rsidP="00CE5BA9">
            <w:pPr>
              <w:spacing w:line="480" w:lineRule="auto"/>
              <w:ind w:firstLine="0"/>
              <w:rPr>
                <w:b/>
                <w:bCs/>
              </w:rPr>
            </w:pPr>
            <w:proofErr w:type="spellStart"/>
            <w:r w:rsidRPr="00AB1F22">
              <w:rPr>
                <w:b/>
                <w:bCs/>
              </w:rPr>
              <w:lastRenderedPageBreak/>
              <w:t>max_depth</w:t>
            </w:r>
            <w:proofErr w:type="spellEnd"/>
          </w:p>
          <w:p w14:paraId="13D9F787" w14:textId="77777777" w:rsidR="00851624" w:rsidRPr="00851624" w:rsidRDefault="00851624" w:rsidP="00851624">
            <w:pPr>
              <w:spacing w:line="480" w:lineRule="auto"/>
              <w:ind w:firstLine="0"/>
              <w:rPr>
                <w:lang w:val="en-PH"/>
              </w:rPr>
            </w:pPr>
            <w:r w:rsidRPr="00851624">
              <w:t xml:space="preserve">Values: </w:t>
            </w:r>
            <w:r w:rsidRPr="00851624">
              <w:rPr>
                <w:lang w:val="en-PH"/>
              </w:rPr>
              <w:t>[None]</w:t>
            </w:r>
          </w:p>
          <w:p w14:paraId="27B2AAE8" w14:textId="2BF9A88C" w:rsidR="00851624" w:rsidRPr="00AB1F22" w:rsidRDefault="00851624" w:rsidP="00CE5BA9">
            <w:pPr>
              <w:spacing w:line="480" w:lineRule="auto"/>
              <w:ind w:firstLine="0"/>
              <w:rPr>
                <w:b/>
                <w:bCs/>
              </w:rPr>
            </w:pPr>
          </w:p>
        </w:tc>
        <w:tc>
          <w:tcPr>
            <w:tcW w:w="6174" w:type="dxa"/>
          </w:tcPr>
          <w:p w14:paraId="0C53405B" w14:textId="6BB0CEFD" w:rsidR="00BA2350" w:rsidRPr="00BA2350" w:rsidRDefault="00BA2350" w:rsidP="00CE5BA9">
            <w:pPr>
              <w:spacing w:line="480" w:lineRule="auto"/>
              <w:ind w:firstLine="0"/>
              <w:jc w:val="left"/>
              <w:rPr>
                <w:lang w:val="en-PH"/>
              </w:rPr>
            </w:pPr>
            <w:r w:rsidRPr="00BA2350">
              <w:rPr>
                <w:lang w:val="en-PH"/>
              </w:rPr>
              <w:t>restricts each tree's depth range. As a result, overfitting is lessened because trees are unable to recognize intricate patterns in the data and noise. To be effective, the model's depth and generalization capacity were further improved.</w:t>
            </w:r>
          </w:p>
        </w:tc>
      </w:tr>
      <w:tr w:rsidR="00BA2350" w14:paraId="3D106C6C" w14:textId="77777777" w:rsidTr="00CE5BA9">
        <w:tc>
          <w:tcPr>
            <w:tcW w:w="2122" w:type="dxa"/>
          </w:tcPr>
          <w:p w14:paraId="1E40CAE2" w14:textId="77777777" w:rsidR="00BA2350" w:rsidRDefault="00BA2350" w:rsidP="00CE5BA9">
            <w:pPr>
              <w:spacing w:line="480" w:lineRule="auto"/>
              <w:ind w:firstLine="0"/>
              <w:rPr>
                <w:b/>
                <w:bCs/>
              </w:rPr>
            </w:pPr>
            <w:proofErr w:type="spellStart"/>
            <w:r w:rsidRPr="00AB1F22">
              <w:rPr>
                <w:b/>
                <w:bCs/>
              </w:rPr>
              <w:t>min_samples_split</w:t>
            </w:r>
            <w:proofErr w:type="spellEnd"/>
          </w:p>
          <w:p w14:paraId="67FD53B9" w14:textId="77777777" w:rsidR="00851624" w:rsidRPr="00851624" w:rsidRDefault="00851624" w:rsidP="00851624">
            <w:pPr>
              <w:spacing w:line="480" w:lineRule="auto"/>
              <w:ind w:firstLine="0"/>
              <w:rPr>
                <w:lang w:val="en-PH"/>
              </w:rPr>
            </w:pPr>
            <w:r w:rsidRPr="00851624">
              <w:t xml:space="preserve">Values: </w:t>
            </w:r>
            <w:r w:rsidRPr="00851624">
              <w:rPr>
                <w:lang w:val="en-PH"/>
              </w:rPr>
              <w:t>[2, 5, 10]</w:t>
            </w:r>
          </w:p>
          <w:p w14:paraId="3EC38693" w14:textId="7C81CF19" w:rsidR="00851624" w:rsidRPr="00AB1F22" w:rsidRDefault="00851624" w:rsidP="00CE5BA9">
            <w:pPr>
              <w:spacing w:line="480" w:lineRule="auto"/>
              <w:ind w:firstLine="0"/>
              <w:rPr>
                <w:b/>
                <w:bCs/>
              </w:rPr>
            </w:pPr>
          </w:p>
        </w:tc>
        <w:tc>
          <w:tcPr>
            <w:tcW w:w="6174" w:type="dxa"/>
          </w:tcPr>
          <w:p w14:paraId="6E0E7E4E" w14:textId="2DD2908D" w:rsidR="00BA2350" w:rsidRPr="00BA2350" w:rsidRDefault="00BA2350" w:rsidP="00CE5BA9">
            <w:pPr>
              <w:spacing w:line="480" w:lineRule="auto"/>
              <w:ind w:firstLine="0"/>
              <w:jc w:val="left"/>
              <w:rPr>
                <w:lang w:val="en-PH"/>
              </w:rPr>
            </w:pPr>
            <w:r w:rsidRPr="00BA2350">
              <w:rPr>
                <w:lang w:val="en-PH"/>
              </w:rPr>
              <w:t xml:space="preserve">indicates the bare minimum of samples needed for a node's split. Since the splitting is not performed on tiny data sample sizes, higher numbers reduce overfitting. </w:t>
            </w:r>
          </w:p>
        </w:tc>
      </w:tr>
      <w:tr w:rsidR="00BA2350" w14:paraId="529B10EC" w14:textId="77777777" w:rsidTr="00CE5BA9">
        <w:tc>
          <w:tcPr>
            <w:tcW w:w="2122" w:type="dxa"/>
          </w:tcPr>
          <w:p w14:paraId="4813A17E" w14:textId="77777777" w:rsidR="00BA2350" w:rsidRDefault="00BA2350" w:rsidP="00CE5BA9">
            <w:pPr>
              <w:spacing w:line="480" w:lineRule="auto"/>
              <w:ind w:firstLine="0"/>
              <w:rPr>
                <w:b/>
                <w:bCs/>
              </w:rPr>
            </w:pPr>
            <w:proofErr w:type="spellStart"/>
            <w:r w:rsidRPr="00AB1F22">
              <w:rPr>
                <w:b/>
                <w:bCs/>
              </w:rPr>
              <w:t>max_features</w:t>
            </w:r>
            <w:proofErr w:type="spellEnd"/>
          </w:p>
          <w:p w14:paraId="1A7E1CF2" w14:textId="7F263EB8" w:rsidR="00851624" w:rsidRPr="00851624" w:rsidRDefault="00851624" w:rsidP="00851624">
            <w:pPr>
              <w:spacing w:line="480" w:lineRule="auto"/>
              <w:ind w:firstLine="0"/>
              <w:rPr>
                <w:lang w:val="en-PH"/>
              </w:rPr>
            </w:pPr>
            <w:r w:rsidRPr="00851624">
              <w:t xml:space="preserve">Values: </w:t>
            </w:r>
            <w:r w:rsidRPr="00851624">
              <w:rPr>
                <w:lang w:val="en-PH"/>
              </w:rPr>
              <w:t>['sqrt', 'log2']</w:t>
            </w:r>
          </w:p>
          <w:p w14:paraId="3A1C4F44" w14:textId="7329232A" w:rsidR="00851624" w:rsidRPr="00AB1F22" w:rsidRDefault="00851624" w:rsidP="00CE5BA9">
            <w:pPr>
              <w:spacing w:line="480" w:lineRule="auto"/>
              <w:ind w:firstLine="0"/>
              <w:rPr>
                <w:b/>
                <w:bCs/>
              </w:rPr>
            </w:pPr>
          </w:p>
        </w:tc>
        <w:tc>
          <w:tcPr>
            <w:tcW w:w="6174" w:type="dxa"/>
          </w:tcPr>
          <w:p w14:paraId="6B19A9FC" w14:textId="2CCE786B" w:rsidR="00BA2350" w:rsidRPr="00BA2350" w:rsidRDefault="00BA2350" w:rsidP="00CE5BA9">
            <w:pPr>
              <w:spacing w:line="480" w:lineRule="auto"/>
              <w:ind w:firstLine="0"/>
              <w:jc w:val="left"/>
              <w:rPr>
                <w:lang w:val="en-PH"/>
              </w:rPr>
            </w:pPr>
            <w:r w:rsidRPr="00BA2350">
              <w:rPr>
                <w:lang w:val="en-PH"/>
              </w:rPr>
              <w:t xml:space="preserve">regulates how many traits are </w:t>
            </w:r>
            <w:proofErr w:type="gramStart"/>
            <w:r w:rsidRPr="00BA2350">
              <w:rPr>
                <w:lang w:val="en-PH"/>
              </w:rPr>
              <w:t>taken into account</w:t>
            </w:r>
            <w:proofErr w:type="gramEnd"/>
            <w:r w:rsidRPr="00BA2350">
              <w:rPr>
                <w:lang w:val="en-PH"/>
              </w:rPr>
              <w:t xml:space="preserve"> for every split. By modifying this, performance is enhanced and the correlation between trees is decreased. To optimize the model, a variety of settings were evaluated, including sqrt.</w:t>
            </w:r>
          </w:p>
        </w:tc>
      </w:tr>
      <w:tr w:rsidR="00BA2350" w14:paraId="16C5D0C4" w14:textId="77777777" w:rsidTr="00CE5BA9">
        <w:tc>
          <w:tcPr>
            <w:tcW w:w="2122" w:type="dxa"/>
          </w:tcPr>
          <w:p w14:paraId="5302E0BE" w14:textId="0785DF64" w:rsidR="00BA2350" w:rsidRDefault="00851624" w:rsidP="00BA2350">
            <w:pPr>
              <w:spacing w:line="480" w:lineRule="auto"/>
              <w:ind w:firstLine="0"/>
              <w:rPr>
                <w:b/>
                <w:bCs/>
              </w:rPr>
            </w:pPr>
            <w:r w:rsidRPr="00AB1F22">
              <w:rPr>
                <w:b/>
                <w:bCs/>
              </w:rPr>
              <w:t>C</w:t>
            </w:r>
            <w:r w:rsidR="00BA2350" w:rsidRPr="00AB1F22">
              <w:rPr>
                <w:b/>
                <w:bCs/>
              </w:rPr>
              <w:t>riterion</w:t>
            </w:r>
          </w:p>
          <w:p w14:paraId="21E508A0" w14:textId="7FF47D3C" w:rsidR="00851624" w:rsidRPr="00851624" w:rsidRDefault="00851624" w:rsidP="00BA2350">
            <w:pPr>
              <w:spacing w:line="480" w:lineRule="auto"/>
              <w:ind w:firstLine="0"/>
              <w:rPr>
                <w:lang w:val="en-PH"/>
              </w:rPr>
            </w:pPr>
            <w:r w:rsidRPr="00851624">
              <w:t xml:space="preserve">Values: </w:t>
            </w:r>
            <w:r w:rsidRPr="00851624">
              <w:rPr>
                <w:lang w:val="en-PH"/>
              </w:rPr>
              <w:t>['</w:t>
            </w:r>
            <w:proofErr w:type="spellStart"/>
            <w:r w:rsidRPr="00851624">
              <w:rPr>
                <w:lang w:val="en-PH"/>
              </w:rPr>
              <w:t>squared_error</w:t>
            </w:r>
            <w:proofErr w:type="spellEnd"/>
            <w:r w:rsidRPr="00851624">
              <w:rPr>
                <w:lang w:val="en-PH"/>
              </w:rPr>
              <w:t>']</w:t>
            </w:r>
          </w:p>
        </w:tc>
        <w:tc>
          <w:tcPr>
            <w:tcW w:w="6174" w:type="dxa"/>
          </w:tcPr>
          <w:p w14:paraId="6A88A243" w14:textId="11925C92" w:rsidR="00BA2350" w:rsidRPr="00BA2350" w:rsidRDefault="00BA2350" w:rsidP="00BA2350">
            <w:pPr>
              <w:spacing w:line="480" w:lineRule="auto"/>
              <w:ind w:firstLine="0"/>
              <w:jc w:val="left"/>
              <w:rPr>
                <w:lang w:val="en-PH"/>
              </w:rPr>
            </w:pPr>
            <w:r w:rsidRPr="00BA2350">
              <w:rPr>
                <w:lang w:val="en-PH"/>
              </w:rPr>
              <w:t>identifies the function that will be applied to evaluate a split's quality. After comparing the two options—</w:t>
            </w:r>
            <w:proofErr w:type="spellStart"/>
            <w:r w:rsidRPr="00BA2350">
              <w:rPr>
                <w:lang w:val="en-PH"/>
              </w:rPr>
              <w:t>gini</w:t>
            </w:r>
            <w:proofErr w:type="spellEnd"/>
            <w:r w:rsidRPr="00BA2350">
              <w:rPr>
                <w:lang w:val="en-PH"/>
              </w:rPr>
              <w:t xml:space="preserve"> and entropy—the better option was applied to the finished model.</w:t>
            </w:r>
          </w:p>
        </w:tc>
      </w:tr>
      <w:tr w:rsidR="00BA2350" w14:paraId="41A8210B" w14:textId="77777777" w:rsidTr="00CE5BA9">
        <w:tc>
          <w:tcPr>
            <w:tcW w:w="2122" w:type="dxa"/>
          </w:tcPr>
          <w:p w14:paraId="6F3405CC" w14:textId="77777777" w:rsidR="00BA2350" w:rsidRDefault="00BA2350" w:rsidP="00BA2350">
            <w:pPr>
              <w:spacing w:line="480" w:lineRule="auto"/>
              <w:ind w:firstLine="0"/>
              <w:rPr>
                <w:b/>
                <w:bCs/>
              </w:rPr>
            </w:pPr>
            <w:proofErr w:type="spellStart"/>
            <w:r w:rsidRPr="00AB1F22">
              <w:rPr>
                <w:b/>
                <w:bCs/>
              </w:rPr>
              <w:t>min_samples_leaf</w:t>
            </w:r>
            <w:proofErr w:type="spellEnd"/>
          </w:p>
          <w:p w14:paraId="6F826FAA" w14:textId="77777777" w:rsidR="00851624" w:rsidRPr="00851624" w:rsidRDefault="00851624" w:rsidP="00851624">
            <w:pPr>
              <w:spacing w:line="480" w:lineRule="auto"/>
              <w:ind w:firstLine="0"/>
              <w:rPr>
                <w:lang w:val="en-PH"/>
              </w:rPr>
            </w:pPr>
            <w:r w:rsidRPr="00851624">
              <w:t xml:space="preserve">Values: </w:t>
            </w:r>
            <w:r w:rsidRPr="00851624">
              <w:rPr>
                <w:lang w:val="en-PH"/>
              </w:rPr>
              <w:t>[1, 2, 4]</w:t>
            </w:r>
          </w:p>
          <w:p w14:paraId="5FD9B7C3" w14:textId="7A02C8B0" w:rsidR="00851624" w:rsidRPr="00AB1F22" w:rsidRDefault="00851624" w:rsidP="00BA2350">
            <w:pPr>
              <w:spacing w:line="480" w:lineRule="auto"/>
              <w:ind w:firstLine="0"/>
              <w:rPr>
                <w:b/>
                <w:bCs/>
              </w:rPr>
            </w:pPr>
          </w:p>
        </w:tc>
        <w:tc>
          <w:tcPr>
            <w:tcW w:w="6174" w:type="dxa"/>
          </w:tcPr>
          <w:p w14:paraId="3E6B9E63" w14:textId="37279477" w:rsidR="00BA2350" w:rsidRDefault="00BA2350" w:rsidP="00BA2350">
            <w:pPr>
              <w:spacing w:line="480" w:lineRule="auto"/>
              <w:ind w:firstLine="0"/>
              <w:jc w:val="left"/>
            </w:pPr>
            <w:r w:rsidRPr="00BA2350">
              <w:rPr>
                <w:lang w:val="en-PH"/>
              </w:rPr>
              <w:t xml:space="preserve">referred to as the smallest quantity of samples that can fit inside a single leaf node. By making it stronger, the model was able to train without concentrating on any one pattern. Several were tested </w:t>
            </w:r>
            <w:proofErr w:type="gramStart"/>
            <w:r w:rsidRPr="00BA2350">
              <w:rPr>
                <w:lang w:val="en-PH"/>
              </w:rPr>
              <w:t>in order to</w:t>
            </w:r>
            <w:proofErr w:type="gramEnd"/>
            <w:r w:rsidRPr="00BA2350">
              <w:rPr>
                <w:lang w:val="en-PH"/>
              </w:rPr>
              <w:t xml:space="preserve"> determine which value would work best for the dataset.</w:t>
            </w:r>
          </w:p>
        </w:tc>
      </w:tr>
    </w:tbl>
    <w:p w14:paraId="7C05E007" w14:textId="77777777" w:rsidR="00BA2350" w:rsidRDefault="00BA2350" w:rsidP="007D3845">
      <w:pPr>
        <w:ind w:firstLine="0"/>
        <w:rPr>
          <w:b/>
          <w:bCs/>
          <w:lang w:val="en-PH"/>
        </w:rPr>
      </w:pPr>
    </w:p>
    <w:p w14:paraId="5B145833" w14:textId="044EF417" w:rsidR="00BA2350" w:rsidRDefault="00146EAC" w:rsidP="00146EAC">
      <w:pPr>
        <w:rPr>
          <w:lang w:val="en-PH"/>
        </w:rPr>
      </w:pPr>
      <w:r>
        <w:rPr>
          <w:lang w:val="en-PH"/>
        </w:rPr>
        <w:t>In the context of crop yield forecasting, t</w:t>
      </w:r>
      <w:r w:rsidRPr="00146EAC">
        <w:rPr>
          <w:lang w:val="en-PH"/>
        </w:rPr>
        <w:t xml:space="preserve">his type of optimization aims at tuning several hyper-parameters important for increasing the </w:t>
      </w:r>
      <w:proofErr w:type="gramStart"/>
      <w:r w:rsidRPr="00146EAC">
        <w:rPr>
          <w:lang w:val="en-PH"/>
        </w:rPr>
        <w:t>models</w:t>
      </w:r>
      <w:proofErr w:type="gramEnd"/>
      <w:r w:rsidRPr="00146EAC">
        <w:rPr>
          <w:lang w:val="en-PH"/>
        </w:rPr>
        <w:t xml:space="preserve"> ability to make accurate predictions. The others are </w:t>
      </w:r>
      <w:proofErr w:type="spellStart"/>
      <w:r w:rsidRPr="00146EAC">
        <w:rPr>
          <w:lang w:val="en-PH"/>
        </w:rPr>
        <w:t>n_estimators</w:t>
      </w:r>
      <w:proofErr w:type="spellEnd"/>
      <w:r w:rsidRPr="00146EAC">
        <w:rPr>
          <w:lang w:val="en-PH"/>
        </w:rPr>
        <w:t xml:space="preserve">: the number of trees in the forest and </w:t>
      </w:r>
      <w:proofErr w:type="spellStart"/>
      <w:r w:rsidRPr="00146EAC">
        <w:rPr>
          <w:lang w:val="en-PH"/>
        </w:rPr>
        <w:t>max_depth</w:t>
      </w:r>
      <w:proofErr w:type="spellEnd"/>
      <w:r w:rsidRPr="00146EAC">
        <w:rPr>
          <w:lang w:val="en-PH"/>
        </w:rPr>
        <w:t xml:space="preserve">: the depth of each tree within the forest, which helps to reduce the occurrence of over-fitting, a trend which is characteristic of most models. Also, </w:t>
      </w:r>
      <w:proofErr w:type="spellStart"/>
      <w:r w:rsidRPr="00146EAC">
        <w:rPr>
          <w:lang w:val="en-PH"/>
        </w:rPr>
        <w:t>min_samples_split</w:t>
      </w:r>
      <w:proofErr w:type="spellEnd"/>
      <w:r w:rsidRPr="00146EAC">
        <w:rPr>
          <w:lang w:val="en-PH"/>
        </w:rPr>
        <w:t xml:space="preserve"> and </w:t>
      </w:r>
      <w:proofErr w:type="spellStart"/>
      <w:r w:rsidRPr="00146EAC">
        <w:rPr>
          <w:lang w:val="en-PH"/>
        </w:rPr>
        <w:t>min_samples_leaf</w:t>
      </w:r>
      <w:proofErr w:type="spellEnd"/>
      <w:r w:rsidRPr="00146EAC">
        <w:rPr>
          <w:lang w:val="en-PH"/>
        </w:rPr>
        <w:t xml:space="preserve"> are adjusted to avoid the problem of overfitting where the trees follow </w:t>
      </w:r>
      <w:r w:rsidRPr="00146EAC">
        <w:rPr>
          <w:lang w:val="en-PH"/>
        </w:rPr>
        <w:lastRenderedPageBreak/>
        <w:t xml:space="preserve">the data closely, and </w:t>
      </w:r>
      <w:proofErr w:type="spellStart"/>
      <w:r w:rsidRPr="00146EAC">
        <w:rPr>
          <w:lang w:val="en-PH"/>
        </w:rPr>
        <w:t>max_features</w:t>
      </w:r>
      <w:proofErr w:type="spellEnd"/>
      <w:r w:rsidRPr="00146EAC">
        <w:rPr>
          <w:lang w:val="en-PH"/>
        </w:rPr>
        <w:t xml:space="preserve"> decides the number of features to consider when splitting, thus incorporates a measure of random inconsistence likely to inhibit the bias for the most prominent features. These hyperparameters are systematically adjusted by cross-validation to identify the best hyperparameters that would give high level of reliability and accuracy of future crop yields which is crucial in farming.</w:t>
      </w:r>
    </w:p>
    <w:p w14:paraId="63E0983C" w14:textId="0F1C91E5" w:rsidR="00146EAC" w:rsidRPr="00B71F61" w:rsidRDefault="00146EAC" w:rsidP="00146EAC">
      <w:pPr>
        <w:ind w:firstLine="0"/>
        <w:rPr>
          <w:b/>
          <w:bCs/>
        </w:rPr>
      </w:pPr>
      <w:proofErr w:type="spellStart"/>
      <w:r w:rsidRPr="00D7226D">
        <w:rPr>
          <w:b/>
          <w:bCs/>
        </w:rPr>
        <w:t>GridSearch</w:t>
      </w:r>
      <w:proofErr w:type="spellEnd"/>
      <w:r w:rsidRPr="00D7226D">
        <w:rPr>
          <w:b/>
          <w:bCs/>
        </w:rPr>
        <w:t xml:space="preserve"> CV Training Results</w:t>
      </w:r>
    </w:p>
    <w:p w14:paraId="429C4939" w14:textId="5103156E" w:rsidR="00B71F61" w:rsidRPr="00B71F61" w:rsidRDefault="00B71F61" w:rsidP="00B71F61">
      <w:pPr>
        <w:pStyle w:val="Caption"/>
      </w:pPr>
      <w:bookmarkStart w:id="103" w:name="_Toc183076582"/>
      <w:r>
        <w:t xml:space="preserve">Table </w:t>
      </w:r>
      <w:r>
        <w:fldChar w:fldCharType="begin"/>
      </w:r>
      <w:r>
        <w:instrText xml:space="preserve"> SEQ Table \* ARABIC </w:instrText>
      </w:r>
      <w:r>
        <w:fldChar w:fldCharType="separate"/>
      </w:r>
      <w:r>
        <w:rPr>
          <w:noProof/>
        </w:rPr>
        <w:t>9</w:t>
      </w:r>
      <w:r>
        <w:fldChar w:fldCharType="end"/>
      </w:r>
      <w:r>
        <w:t xml:space="preserve"> </w:t>
      </w:r>
      <w:r>
        <w:br/>
      </w:r>
      <w:r w:rsidRPr="00B71F61">
        <w:rPr>
          <w:b w:val="0"/>
          <w:bCs w:val="0"/>
          <w:i/>
          <w:iCs w:val="0"/>
        </w:rPr>
        <w:t>Top Five Best Parameters on Corn Data</w:t>
      </w:r>
      <w:bookmarkEnd w:id="103"/>
    </w:p>
    <w:tbl>
      <w:tblPr>
        <w:tblStyle w:val="GridTable2"/>
        <w:tblW w:w="8072" w:type="dxa"/>
        <w:tblLayout w:type="fixed"/>
        <w:tblLook w:val="04A0" w:firstRow="1" w:lastRow="0" w:firstColumn="1" w:lastColumn="0" w:noHBand="0" w:noVBand="1"/>
      </w:tblPr>
      <w:tblGrid>
        <w:gridCol w:w="673"/>
        <w:gridCol w:w="1448"/>
        <w:gridCol w:w="769"/>
        <w:gridCol w:w="1015"/>
        <w:gridCol w:w="915"/>
        <w:gridCol w:w="992"/>
        <w:gridCol w:w="992"/>
        <w:gridCol w:w="1268"/>
      </w:tblGrid>
      <w:tr w:rsidR="0034613F" w:rsidRPr="0034613F" w14:paraId="452F1DDB" w14:textId="77777777" w:rsidTr="0012188C">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673" w:type="dxa"/>
            <w:hideMark/>
          </w:tcPr>
          <w:p w14:paraId="76AB48F0" w14:textId="77777777" w:rsidR="0034613F" w:rsidRPr="0034613F" w:rsidRDefault="0034613F" w:rsidP="0034613F">
            <w:pPr>
              <w:spacing w:before="0"/>
              <w:ind w:firstLine="0"/>
              <w:contextualSpacing w:val="0"/>
              <w:jc w:val="center"/>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Rank</w:t>
            </w:r>
          </w:p>
        </w:tc>
        <w:tc>
          <w:tcPr>
            <w:tcW w:w="1448" w:type="dxa"/>
            <w:hideMark/>
          </w:tcPr>
          <w:p w14:paraId="241A04DE"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Criterion</w:t>
            </w:r>
          </w:p>
        </w:tc>
        <w:tc>
          <w:tcPr>
            <w:tcW w:w="769" w:type="dxa"/>
            <w:hideMark/>
          </w:tcPr>
          <w:p w14:paraId="15397EDC"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Depth</w:t>
            </w:r>
          </w:p>
        </w:tc>
        <w:tc>
          <w:tcPr>
            <w:tcW w:w="1015" w:type="dxa"/>
            <w:hideMark/>
          </w:tcPr>
          <w:p w14:paraId="59C478F7"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Features</w:t>
            </w:r>
          </w:p>
        </w:tc>
        <w:tc>
          <w:tcPr>
            <w:tcW w:w="915" w:type="dxa"/>
            <w:hideMark/>
          </w:tcPr>
          <w:p w14:paraId="61617AAA"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Leaf</w:t>
            </w:r>
          </w:p>
        </w:tc>
        <w:tc>
          <w:tcPr>
            <w:tcW w:w="992" w:type="dxa"/>
            <w:hideMark/>
          </w:tcPr>
          <w:p w14:paraId="73ABAAEA"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Split</w:t>
            </w:r>
          </w:p>
        </w:tc>
        <w:tc>
          <w:tcPr>
            <w:tcW w:w="992" w:type="dxa"/>
            <w:hideMark/>
          </w:tcPr>
          <w:p w14:paraId="1BC8C713"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 Estimators</w:t>
            </w:r>
          </w:p>
        </w:tc>
        <w:tc>
          <w:tcPr>
            <w:tcW w:w="1268" w:type="dxa"/>
            <w:hideMark/>
          </w:tcPr>
          <w:p w14:paraId="0089E552"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Mean Test Score</w:t>
            </w:r>
          </w:p>
        </w:tc>
      </w:tr>
      <w:tr w:rsidR="0034613F" w:rsidRPr="0034613F" w14:paraId="0DAF3ED1" w14:textId="77777777" w:rsidTr="0012188C">
        <w:trPr>
          <w:cnfStyle w:val="000000100000" w:firstRow="0" w:lastRow="0" w:firstColumn="0" w:lastColumn="0" w:oddVBand="0" w:evenVBand="0" w:oddHBand="1"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3B9934B3"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1448" w:type="dxa"/>
            <w:shd w:val="clear" w:color="auto" w:fill="FFFFFF" w:themeFill="background1"/>
            <w:hideMark/>
          </w:tcPr>
          <w:p w14:paraId="7F8789AB"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0DB972BD"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1E737BD4"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15" w:type="dxa"/>
            <w:shd w:val="clear" w:color="auto" w:fill="FFFFFF" w:themeFill="background1"/>
            <w:hideMark/>
          </w:tcPr>
          <w:p w14:paraId="4F622C36"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92" w:type="dxa"/>
            <w:shd w:val="clear" w:color="auto" w:fill="FFFFFF" w:themeFill="background1"/>
            <w:hideMark/>
          </w:tcPr>
          <w:p w14:paraId="0446F64D"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w:t>
            </w:r>
          </w:p>
        </w:tc>
        <w:tc>
          <w:tcPr>
            <w:tcW w:w="992" w:type="dxa"/>
            <w:shd w:val="clear" w:color="auto" w:fill="FFFFFF" w:themeFill="background1"/>
            <w:hideMark/>
          </w:tcPr>
          <w:p w14:paraId="3163A3EB"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w:t>
            </w:r>
          </w:p>
        </w:tc>
        <w:tc>
          <w:tcPr>
            <w:tcW w:w="1268" w:type="dxa"/>
            <w:shd w:val="clear" w:color="auto" w:fill="FFFFFF" w:themeFill="background1"/>
            <w:hideMark/>
          </w:tcPr>
          <w:p w14:paraId="56942DD6"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-996.619</w:t>
            </w:r>
          </w:p>
        </w:tc>
      </w:tr>
      <w:tr w:rsidR="0034613F" w:rsidRPr="0034613F" w14:paraId="3375C8D3" w14:textId="77777777" w:rsidTr="0012188C">
        <w:trPr>
          <w:trHeight w:val="136"/>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170983C3"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448" w:type="dxa"/>
            <w:shd w:val="clear" w:color="auto" w:fill="FFFFFF" w:themeFill="background1"/>
            <w:hideMark/>
          </w:tcPr>
          <w:p w14:paraId="63108D47"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0D08DAE7"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27C277EE"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15" w:type="dxa"/>
            <w:shd w:val="clear" w:color="auto" w:fill="FFFFFF" w:themeFill="background1"/>
            <w:hideMark/>
          </w:tcPr>
          <w:p w14:paraId="6A7FBF26"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92" w:type="dxa"/>
            <w:shd w:val="clear" w:color="auto" w:fill="FFFFFF" w:themeFill="background1"/>
            <w:hideMark/>
          </w:tcPr>
          <w:p w14:paraId="41D4FEE7"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w:t>
            </w:r>
          </w:p>
        </w:tc>
        <w:tc>
          <w:tcPr>
            <w:tcW w:w="992" w:type="dxa"/>
            <w:shd w:val="clear" w:color="auto" w:fill="FFFFFF" w:themeFill="background1"/>
            <w:hideMark/>
          </w:tcPr>
          <w:p w14:paraId="2343C58D"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1268" w:type="dxa"/>
            <w:shd w:val="clear" w:color="auto" w:fill="FFFFFF" w:themeFill="background1"/>
            <w:hideMark/>
          </w:tcPr>
          <w:p w14:paraId="79FE7FB2"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-1001.33</w:t>
            </w:r>
          </w:p>
        </w:tc>
      </w:tr>
      <w:tr w:rsidR="0034613F" w:rsidRPr="0034613F" w14:paraId="72C2752E" w14:textId="77777777" w:rsidTr="0012188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48A6158D"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3</w:t>
            </w:r>
          </w:p>
        </w:tc>
        <w:tc>
          <w:tcPr>
            <w:tcW w:w="1448" w:type="dxa"/>
            <w:shd w:val="clear" w:color="auto" w:fill="FFFFFF" w:themeFill="background1"/>
            <w:hideMark/>
          </w:tcPr>
          <w:p w14:paraId="2695A654"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561AB1C4"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59229075"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15" w:type="dxa"/>
            <w:shd w:val="clear" w:color="auto" w:fill="FFFFFF" w:themeFill="background1"/>
            <w:hideMark/>
          </w:tcPr>
          <w:p w14:paraId="1E0CB3B2"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92" w:type="dxa"/>
            <w:shd w:val="clear" w:color="auto" w:fill="FFFFFF" w:themeFill="background1"/>
            <w:hideMark/>
          </w:tcPr>
          <w:p w14:paraId="68566950"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w:t>
            </w:r>
          </w:p>
        </w:tc>
        <w:tc>
          <w:tcPr>
            <w:tcW w:w="992" w:type="dxa"/>
            <w:shd w:val="clear" w:color="auto" w:fill="FFFFFF" w:themeFill="background1"/>
            <w:hideMark/>
          </w:tcPr>
          <w:p w14:paraId="5612FE00"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w:t>
            </w:r>
          </w:p>
        </w:tc>
        <w:tc>
          <w:tcPr>
            <w:tcW w:w="1268" w:type="dxa"/>
            <w:shd w:val="clear" w:color="auto" w:fill="FFFFFF" w:themeFill="background1"/>
            <w:hideMark/>
          </w:tcPr>
          <w:p w14:paraId="31A71AF8"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-1017.63</w:t>
            </w:r>
          </w:p>
        </w:tc>
      </w:tr>
      <w:tr w:rsidR="0034613F" w:rsidRPr="0034613F" w14:paraId="704D3F82" w14:textId="77777777" w:rsidTr="0012188C">
        <w:trPr>
          <w:trHeight w:val="157"/>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291664CB"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4</w:t>
            </w:r>
          </w:p>
        </w:tc>
        <w:tc>
          <w:tcPr>
            <w:tcW w:w="1448" w:type="dxa"/>
            <w:shd w:val="clear" w:color="auto" w:fill="FFFFFF" w:themeFill="background1"/>
            <w:hideMark/>
          </w:tcPr>
          <w:p w14:paraId="5B25759E"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471E1F3E"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69A15620"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15" w:type="dxa"/>
            <w:shd w:val="clear" w:color="auto" w:fill="FFFFFF" w:themeFill="background1"/>
            <w:hideMark/>
          </w:tcPr>
          <w:p w14:paraId="6D720A33"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92" w:type="dxa"/>
            <w:shd w:val="clear" w:color="auto" w:fill="FFFFFF" w:themeFill="background1"/>
            <w:hideMark/>
          </w:tcPr>
          <w:p w14:paraId="4AFE3B0A"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92" w:type="dxa"/>
            <w:shd w:val="clear" w:color="auto" w:fill="FFFFFF" w:themeFill="background1"/>
            <w:hideMark/>
          </w:tcPr>
          <w:p w14:paraId="162BD9DC"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1268" w:type="dxa"/>
            <w:shd w:val="clear" w:color="auto" w:fill="FFFFFF" w:themeFill="background1"/>
            <w:hideMark/>
          </w:tcPr>
          <w:p w14:paraId="2B517DA0"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-1023.22</w:t>
            </w:r>
          </w:p>
        </w:tc>
      </w:tr>
      <w:tr w:rsidR="0034613F" w:rsidRPr="0034613F" w14:paraId="0AE26F56" w14:textId="77777777" w:rsidTr="0012188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5E8A5D01"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5</w:t>
            </w:r>
          </w:p>
        </w:tc>
        <w:tc>
          <w:tcPr>
            <w:tcW w:w="1448" w:type="dxa"/>
            <w:shd w:val="clear" w:color="auto" w:fill="FFFFFF" w:themeFill="background1"/>
            <w:hideMark/>
          </w:tcPr>
          <w:p w14:paraId="7D1ED616"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23080B52"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06A7100D"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15" w:type="dxa"/>
            <w:shd w:val="clear" w:color="auto" w:fill="FFFFFF" w:themeFill="background1"/>
            <w:hideMark/>
          </w:tcPr>
          <w:p w14:paraId="521F6C3B"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92" w:type="dxa"/>
            <w:shd w:val="clear" w:color="auto" w:fill="FFFFFF" w:themeFill="background1"/>
            <w:hideMark/>
          </w:tcPr>
          <w:p w14:paraId="1A880567"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5</w:t>
            </w:r>
          </w:p>
        </w:tc>
        <w:tc>
          <w:tcPr>
            <w:tcW w:w="992" w:type="dxa"/>
            <w:shd w:val="clear" w:color="auto" w:fill="FFFFFF" w:themeFill="background1"/>
            <w:hideMark/>
          </w:tcPr>
          <w:p w14:paraId="6F43FE75"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1268" w:type="dxa"/>
            <w:shd w:val="clear" w:color="auto" w:fill="FFFFFF" w:themeFill="background1"/>
            <w:hideMark/>
          </w:tcPr>
          <w:p w14:paraId="1E85B7A1"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-1024.43</w:t>
            </w:r>
          </w:p>
        </w:tc>
      </w:tr>
    </w:tbl>
    <w:p w14:paraId="1307E159" w14:textId="482528B3" w:rsidR="00146EAC" w:rsidRPr="00B71F61" w:rsidRDefault="00146EAC" w:rsidP="00146EAC">
      <w:pPr>
        <w:ind w:firstLine="0"/>
        <w:rPr>
          <w:b/>
          <w:bCs/>
        </w:rPr>
      </w:pPr>
    </w:p>
    <w:p w14:paraId="7DF66CDD" w14:textId="23864550" w:rsidR="00B71F61" w:rsidRPr="00B71F61" w:rsidRDefault="00B71F61" w:rsidP="00B71F61">
      <w:pPr>
        <w:pStyle w:val="Caption"/>
      </w:pPr>
      <w:bookmarkStart w:id="104" w:name="_Toc183076583"/>
      <w:r>
        <w:t xml:space="preserve">Table </w:t>
      </w:r>
      <w:r>
        <w:fldChar w:fldCharType="begin"/>
      </w:r>
      <w:r>
        <w:instrText xml:space="preserve"> SEQ Table \* ARABIC </w:instrText>
      </w:r>
      <w:r>
        <w:fldChar w:fldCharType="separate"/>
      </w:r>
      <w:r>
        <w:rPr>
          <w:noProof/>
        </w:rPr>
        <w:t>10</w:t>
      </w:r>
      <w:r>
        <w:fldChar w:fldCharType="end"/>
      </w:r>
      <w:r>
        <w:t xml:space="preserve"> </w:t>
      </w:r>
      <w:r>
        <w:br/>
      </w:r>
      <w:r w:rsidRPr="00B71F61">
        <w:rPr>
          <w:b w:val="0"/>
          <w:bCs w:val="0"/>
          <w:i/>
          <w:iCs w:val="0"/>
        </w:rPr>
        <w:t>Top Five Worse Parameters on Corn Data</w:t>
      </w:r>
      <w:bookmarkEnd w:id="104"/>
    </w:p>
    <w:tbl>
      <w:tblPr>
        <w:tblStyle w:val="GridTable2"/>
        <w:tblW w:w="8072" w:type="dxa"/>
        <w:tblLayout w:type="fixed"/>
        <w:tblLook w:val="04A0" w:firstRow="1" w:lastRow="0" w:firstColumn="1" w:lastColumn="0" w:noHBand="0" w:noVBand="1"/>
      </w:tblPr>
      <w:tblGrid>
        <w:gridCol w:w="673"/>
        <w:gridCol w:w="1448"/>
        <w:gridCol w:w="769"/>
        <w:gridCol w:w="1015"/>
        <w:gridCol w:w="773"/>
        <w:gridCol w:w="992"/>
        <w:gridCol w:w="1134"/>
        <w:gridCol w:w="1268"/>
      </w:tblGrid>
      <w:tr w:rsidR="0034613F" w:rsidRPr="0034613F" w14:paraId="0562FAE0" w14:textId="77777777" w:rsidTr="0012188C">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673" w:type="dxa"/>
            <w:hideMark/>
          </w:tcPr>
          <w:p w14:paraId="169E0B81" w14:textId="77777777" w:rsidR="0034613F" w:rsidRPr="0034613F" w:rsidRDefault="0034613F" w:rsidP="0034613F">
            <w:pPr>
              <w:spacing w:before="0"/>
              <w:ind w:firstLine="0"/>
              <w:contextualSpacing w:val="0"/>
              <w:jc w:val="center"/>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Rank</w:t>
            </w:r>
          </w:p>
        </w:tc>
        <w:tc>
          <w:tcPr>
            <w:tcW w:w="1448" w:type="dxa"/>
            <w:hideMark/>
          </w:tcPr>
          <w:p w14:paraId="482C0012"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Criterion</w:t>
            </w:r>
          </w:p>
        </w:tc>
        <w:tc>
          <w:tcPr>
            <w:tcW w:w="769" w:type="dxa"/>
            <w:hideMark/>
          </w:tcPr>
          <w:p w14:paraId="5B0B92D2"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Depth</w:t>
            </w:r>
          </w:p>
        </w:tc>
        <w:tc>
          <w:tcPr>
            <w:tcW w:w="1015" w:type="dxa"/>
            <w:hideMark/>
          </w:tcPr>
          <w:p w14:paraId="660C6BC9"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Features</w:t>
            </w:r>
          </w:p>
        </w:tc>
        <w:tc>
          <w:tcPr>
            <w:tcW w:w="773" w:type="dxa"/>
            <w:hideMark/>
          </w:tcPr>
          <w:p w14:paraId="058FF4A3"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Leaf</w:t>
            </w:r>
          </w:p>
        </w:tc>
        <w:tc>
          <w:tcPr>
            <w:tcW w:w="992" w:type="dxa"/>
            <w:hideMark/>
          </w:tcPr>
          <w:p w14:paraId="7EA8B2EE"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Split</w:t>
            </w:r>
          </w:p>
        </w:tc>
        <w:tc>
          <w:tcPr>
            <w:tcW w:w="1134" w:type="dxa"/>
            <w:hideMark/>
          </w:tcPr>
          <w:p w14:paraId="28E54AA0"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 Estimators</w:t>
            </w:r>
          </w:p>
        </w:tc>
        <w:tc>
          <w:tcPr>
            <w:tcW w:w="1268" w:type="dxa"/>
            <w:hideMark/>
          </w:tcPr>
          <w:p w14:paraId="7F6CA0D5"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Mean Test Score</w:t>
            </w:r>
          </w:p>
        </w:tc>
      </w:tr>
      <w:tr w:rsidR="0034613F" w:rsidRPr="0034613F" w14:paraId="3E0B566A" w14:textId="77777777" w:rsidTr="0012188C">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413F21A4"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1448" w:type="dxa"/>
            <w:shd w:val="clear" w:color="auto" w:fill="FFFFFF" w:themeFill="background1"/>
            <w:hideMark/>
          </w:tcPr>
          <w:p w14:paraId="2DFA683F"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7A7E004A"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4EDE1B0E"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773" w:type="dxa"/>
            <w:shd w:val="clear" w:color="auto" w:fill="FFFFFF" w:themeFill="background1"/>
            <w:hideMark/>
          </w:tcPr>
          <w:p w14:paraId="39C0D1CF"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92" w:type="dxa"/>
            <w:shd w:val="clear" w:color="auto" w:fill="FFFFFF" w:themeFill="background1"/>
            <w:hideMark/>
          </w:tcPr>
          <w:p w14:paraId="353DD75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w:t>
            </w:r>
          </w:p>
        </w:tc>
        <w:tc>
          <w:tcPr>
            <w:tcW w:w="1134" w:type="dxa"/>
            <w:shd w:val="clear" w:color="auto" w:fill="FFFFFF" w:themeFill="background1"/>
            <w:hideMark/>
          </w:tcPr>
          <w:p w14:paraId="207B79C7"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w:t>
            </w:r>
          </w:p>
        </w:tc>
        <w:tc>
          <w:tcPr>
            <w:tcW w:w="1268" w:type="dxa"/>
            <w:shd w:val="clear" w:color="auto" w:fill="FFFFFF" w:themeFill="background1"/>
            <w:hideMark/>
          </w:tcPr>
          <w:p w14:paraId="3BFB9837"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-996.619</w:t>
            </w:r>
          </w:p>
        </w:tc>
      </w:tr>
      <w:tr w:rsidR="0034613F" w:rsidRPr="0034613F" w14:paraId="121D480E" w14:textId="77777777" w:rsidTr="0012188C">
        <w:trPr>
          <w:trHeight w:val="188"/>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53FEF194"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448" w:type="dxa"/>
            <w:shd w:val="clear" w:color="auto" w:fill="FFFFFF" w:themeFill="background1"/>
            <w:hideMark/>
          </w:tcPr>
          <w:p w14:paraId="7686A922"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27136C8C"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2F37FF9E"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773" w:type="dxa"/>
            <w:shd w:val="clear" w:color="auto" w:fill="FFFFFF" w:themeFill="background1"/>
            <w:hideMark/>
          </w:tcPr>
          <w:p w14:paraId="12561230"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92" w:type="dxa"/>
            <w:shd w:val="clear" w:color="auto" w:fill="FFFFFF" w:themeFill="background1"/>
            <w:hideMark/>
          </w:tcPr>
          <w:p w14:paraId="0B048159"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w:t>
            </w:r>
          </w:p>
        </w:tc>
        <w:tc>
          <w:tcPr>
            <w:tcW w:w="1134" w:type="dxa"/>
            <w:shd w:val="clear" w:color="auto" w:fill="FFFFFF" w:themeFill="background1"/>
            <w:hideMark/>
          </w:tcPr>
          <w:p w14:paraId="46E2F8DE"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1268" w:type="dxa"/>
            <w:shd w:val="clear" w:color="auto" w:fill="FFFFFF" w:themeFill="background1"/>
            <w:hideMark/>
          </w:tcPr>
          <w:p w14:paraId="0C7225B5"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-1001.33</w:t>
            </w:r>
          </w:p>
        </w:tc>
      </w:tr>
      <w:tr w:rsidR="0034613F" w:rsidRPr="0034613F" w14:paraId="497E69BB" w14:textId="77777777" w:rsidTr="0012188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0861F683"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3</w:t>
            </w:r>
          </w:p>
        </w:tc>
        <w:tc>
          <w:tcPr>
            <w:tcW w:w="1448" w:type="dxa"/>
            <w:shd w:val="clear" w:color="auto" w:fill="FFFFFF" w:themeFill="background1"/>
            <w:hideMark/>
          </w:tcPr>
          <w:p w14:paraId="313AC6A0"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36E2A318"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2F97A7B0"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773" w:type="dxa"/>
            <w:shd w:val="clear" w:color="auto" w:fill="FFFFFF" w:themeFill="background1"/>
            <w:hideMark/>
          </w:tcPr>
          <w:p w14:paraId="6808C7D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92" w:type="dxa"/>
            <w:shd w:val="clear" w:color="auto" w:fill="FFFFFF" w:themeFill="background1"/>
            <w:hideMark/>
          </w:tcPr>
          <w:p w14:paraId="33E7E9E3"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w:t>
            </w:r>
          </w:p>
        </w:tc>
        <w:tc>
          <w:tcPr>
            <w:tcW w:w="1134" w:type="dxa"/>
            <w:shd w:val="clear" w:color="auto" w:fill="FFFFFF" w:themeFill="background1"/>
            <w:hideMark/>
          </w:tcPr>
          <w:p w14:paraId="63046E52"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w:t>
            </w:r>
          </w:p>
        </w:tc>
        <w:tc>
          <w:tcPr>
            <w:tcW w:w="1268" w:type="dxa"/>
            <w:shd w:val="clear" w:color="auto" w:fill="FFFFFF" w:themeFill="background1"/>
            <w:hideMark/>
          </w:tcPr>
          <w:p w14:paraId="3C093D38"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-1017.63</w:t>
            </w:r>
          </w:p>
        </w:tc>
      </w:tr>
      <w:tr w:rsidR="0034613F" w:rsidRPr="0034613F" w14:paraId="2A96869B" w14:textId="77777777" w:rsidTr="0012188C">
        <w:trPr>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11AB035A"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4</w:t>
            </w:r>
          </w:p>
        </w:tc>
        <w:tc>
          <w:tcPr>
            <w:tcW w:w="1448" w:type="dxa"/>
            <w:shd w:val="clear" w:color="auto" w:fill="FFFFFF" w:themeFill="background1"/>
            <w:hideMark/>
          </w:tcPr>
          <w:p w14:paraId="68AC540E"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36219E6A"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42C70F9D"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773" w:type="dxa"/>
            <w:shd w:val="clear" w:color="auto" w:fill="FFFFFF" w:themeFill="background1"/>
            <w:hideMark/>
          </w:tcPr>
          <w:p w14:paraId="69AEE255"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92" w:type="dxa"/>
            <w:shd w:val="clear" w:color="auto" w:fill="FFFFFF" w:themeFill="background1"/>
            <w:hideMark/>
          </w:tcPr>
          <w:p w14:paraId="752DD116"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134" w:type="dxa"/>
            <w:shd w:val="clear" w:color="auto" w:fill="FFFFFF" w:themeFill="background1"/>
            <w:hideMark/>
          </w:tcPr>
          <w:p w14:paraId="79BB1CA5"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1268" w:type="dxa"/>
            <w:shd w:val="clear" w:color="auto" w:fill="FFFFFF" w:themeFill="background1"/>
            <w:hideMark/>
          </w:tcPr>
          <w:p w14:paraId="1A46D643"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-1023.22</w:t>
            </w:r>
          </w:p>
        </w:tc>
      </w:tr>
      <w:tr w:rsidR="0034613F" w:rsidRPr="0034613F" w14:paraId="318FA657" w14:textId="77777777" w:rsidTr="0012188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6BB6BFF9"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5</w:t>
            </w:r>
          </w:p>
        </w:tc>
        <w:tc>
          <w:tcPr>
            <w:tcW w:w="1448" w:type="dxa"/>
            <w:shd w:val="clear" w:color="auto" w:fill="FFFFFF" w:themeFill="background1"/>
            <w:hideMark/>
          </w:tcPr>
          <w:p w14:paraId="5CEFA13A"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70090BF4"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261C8056"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773" w:type="dxa"/>
            <w:shd w:val="clear" w:color="auto" w:fill="FFFFFF" w:themeFill="background1"/>
            <w:hideMark/>
          </w:tcPr>
          <w:p w14:paraId="2E741DE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992" w:type="dxa"/>
            <w:shd w:val="clear" w:color="auto" w:fill="FFFFFF" w:themeFill="background1"/>
            <w:hideMark/>
          </w:tcPr>
          <w:p w14:paraId="37AC561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5</w:t>
            </w:r>
          </w:p>
        </w:tc>
        <w:tc>
          <w:tcPr>
            <w:tcW w:w="1134" w:type="dxa"/>
            <w:shd w:val="clear" w:color="auto" w:fill="FFFFFF" w:themeFill="background1"/>
            <w:hideMark/>
          </w:tcPr>
          <w:p w14:paraId="696FF0D8"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1268" w:type="dxa"/>
            <w:shd w:val="clear" w:color="auto" w:fill="FFFFFF" w:themeFill="background1"/>
            <w:hideMark/>
          </w:tcPr>
          <w:p w14:paraId="067780A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-1024.43</w:t>
            </w:r>
          </w:p>
        </w:tc>
      </w:tr>
    </w:tbl>
    <w:p w14:paraId="4CEDAD23" w14:textId="77777777" w:rsidR="00146EAC" w:rsidRDefault="00146EAC" w:rsidP="00146EAC">
      <w:pPr>
        <w:ind w:firstLine="0"/>
        <w:rPr>
          <w:i/>
          <w:iCs/>
        </w:rPr>
      </w:pPr>
    </w:p>
    <w:p w14:paraId="359CCBFC" w14:textId="4524EFBB" w:rsidR="00146EAC" w:rsidRPr="009741B1" w:rsidRDefault="000D7C3F" w:rsidP="009741B1">
      <w:r w:rsidRPr="000D7C3F">
        <w:t xml:space="preserve">The best parameters are log2 for the maximum features and None for the maximum </w:t>
      </w:r>
      <w:proofErr w:type="gramStart"/>
      <w:r w:rsidRPr="000D7C3F">
        <w:t>depth</w:t>
      </w:r>
      <w:proofErr w:type="gramEnd"/>
      <w:r w:rsidRPr="000D7C3F">
        <w:t xml:space="preserve"> so trees grow to the maximum depth, which probably does not overfit complex patterns well. These setups differ, for the most part, in terms of the number of estimators </w:t>
      </w:r>
      <w:r w:rsidRPr="000D7C3F">
        <w:lastRenderedPageBreak/>
        <w:t xml:space="preserve">(100 to 150) and the minimum samples that are required at the leaves and for splitting; this implies an optimal trade-off to avoid overfitting while at the same time, allow for model complexity. Notably, the worst parameter combinations resemble the best ones, but they have worse performance probably because of a different training subset or noise sensitivity, </w:t>
      </w:r>
      <w:proofErr w:type="gramStart"/>
      <w:r w:rsidRPr="000D7C3F">
        <w:t>This</w:t>
      </w:r>
      <w:proofErr w:type="gramEnd"/>
      <w:r w:rsidRPr="000D7C3F">
        <w:t xml:space="preserve"> means that small changes in hyperparameters such as the number of trees (</w:t>
      </w:r>
      <w:proofErr w:type="spellStart"/>
      <w:r w:rsidRPr="000D7C3F">
        <w:t>n_estimators</w:t>
      </w:r>
      <w:proofErr w:type="spellEnd"/>
      <w:r w:rsidRPr="000D7C3F">
        <w:t>) can have a huge impact on performance in predictive modeling.</w:t>
      </w:r>
    </w:p>
    <w:p w14:paraId="6CA38922" w14:textId="06FDFF0F" w:rsidR="00B71F61" w:rsidRPr="00B71F61" w:rsidRDefault="00B71F61" w:rsidP="00B71F61">
      <w:pPr>
        <w:pStyle w:val="Caption"/>
      </w:pPr>
      <w:bookmarkStart w:id="105" w:name="_Toc183076584"/>
      <w:r>
        <w:t xml:space="preserve">Table </w:t>
      </w:r>
      <w:r>
        <w:fldChar w:fldCharType="begin"/>
      </w:r>
      <w:r>
        <w:instrText xml:space="preserve"> SEQ Table \* ARABIC </w:instrText>
      </w:r>
      <w:r>
        <w:fldChar w:fldCharType="separate"/>
      </w:r>
      <w:r>
        <w:rPr>
          <w:noProof/>
        </w:rPr>
        <w:t>11</w:t>
      </w:r>
      <w:r>
        <w:fldChar w:fldCharType="end"/>
      </w:r>
      <w:r>
        <w:t xml:space="preserve"> </w:t>
      </w:r>
      <w:r>
        <w:br/>
      </w:r>
      <w:r w:rsidRPr="00B71F61">
        <w:rPr>
          <w:b w:val="0"/>
          <w:bCs w:val="0"/>
          <w:i/>
          <w:iCs w:val="0"/>
        </w:rPr>
        <w:t>Top Five Best Parameters on Palay Data</w:t>
      </w:r>
      <w:bookmarkEnd w:id="105"/>
    </w:p>
    <w:tbl>
      <w:tblPr>
        <w:tblStyle w:val="GridTable2"/>
        <w:tblW w:w="8072" w:type="dxa"/>
        <w:tblLayout w:type="fixed"/>
        <w:tblLook w:val="04A0" w:firstRow="1" w:lastRow="0" w:firstColumn="1" w:lastColumn="0" w:noHBand="0" w:noVBand="1"/>
      </w:tblPr>
      <w:tblGrid>
        <w:gridCol w:w="673"/>
        <w:gridCol w:w="1448"/>
        <w:gridCol w:w="769"/>
        <w:gridCol w:w="1015"/>
        <w:gridCol w:w="915"/>
        <w:gridCol w:w="992"/>
        <w:gridCol w:w="1134"/>
        <w:gridCol w:w="1126"/>
      </w:tblGrid>
      <w:tr w:rsidR="0034613F" w:rsidRPr="0034613F" w14:paraId="0B26C6CF" w14:textId="77777777" w:rsidTr="0012188C">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673" w:type="dxa"/>
            <w:hideMark/>
          </w:tcPr>
          <w:p w14:paraId="7DF90498" w14:textId="77777777" w:rsidR="0034613F" w:rsidRPr="0034613F" w:rsidRDefault="0034613F" w:rsidP="0034613F">
            <w:pPr>
              <w:spacing w:before="0"/>
              <w:ind w:firstLine="0"/>
              <w:contextualSpacing w:val="0"/>
              <w:jc w:val="center"/>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Rank</w:t>
            </w:r>
          </w:p>
        </w:tc>
        <w:tc>
          <w:tcPr>
            <w:tcW w:w="1448" w:type="dxa"/>
            <w:hideMark/>
          </w:tcPr>
          <w:p w14:paraId="55323ECB"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Criterion</w:t>
            </w:r>
          </w:p>
        </w:tc>
        <w:tc>
          <w:tcPr>
            <w:tcW w:w="769" w:type="dxa"/>
            <w:hideMark/>
          </w:tcPr>
          <w:p w14:paraId="039FCA17"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Depth</w:t>
            </w:r>
          </w:p>
        </w:tc>
        <w:tc>
          <w:tcPr>
            <w:tcW w:w="1015" w:type="dxa"/>
            <w:hideMark/>
          </w:tcPr>
          <w:p w14:paraId="24188DC1"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Features</w:t>
            </w:r>
          </w:p>
        </w:tc>
        <w:tc>
          <w:tcPr>
            <w:tcW w:w="915" w:type="dxa"/>
            <w:hideMark/>
          </w:tcPr>
          <w:p w14:paraId="5D02DDD5"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Leaf</w:t>
            </w:r>
          </w:p>
        </w:tc>
        <w:tc>
          <w:tcPr>
            <w:tcW w:w="992" w:type="dxa"/>
            <w:hideMark/>
          </w:tcPr>
          <w:p w14:paraId="52052179"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Split</w:t>
            </w:r>
          </w:p>
        </w:tc>
        <w:tc>
          <w:tcPr>
            <w:tcW w:w="1134" w:type="dxa"/>
            <w:hideMark/>
          </w:tcPr>
          <w:p w14:paraId="29E20AC8"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 Estimators</w:t>
            </w:r>
          </w:p>
        </w:tc>
        <w:tc>
          <w:tcPr>
            <w:tcW w:w="1126" w:type="dxa"/>
            <w:hideMark/>
          </w:tcPr>
          <w:p w14:paraId="5FC45CBE"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Mean Test Score</w:t>
            </w:r>
          </w:p>
        </w:tc>
      </w:tr>
      <w:tr w:rsidR="0034613F" w:rsidRPr="0034613F" w14:paraId="76E7B2BD" w14:textId="77777777" w:rsidTr="0012188C">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69A5A83F"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1448" w:type="dxa"/>
            <w:shd w:val="clear" w:color="auto" w:fill="FFFFFF" w:themeFill="background1"/>
            <w:hideMark/>
          </w:tcPr>
          <w:p w14:paraId="133469CF"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5CCBD369"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127A393E"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15" w:type="dxa"/>
            <w:shd w:val="clear" w:color="auto" w:fill="FFFFFF" w:themeFill="background1"/>
            <w:hideMark/>
          </w:tcPr>
          <w:p w14:paraId="75F2A7AF"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92" w:type="dxa"/>
            <w:shd w:val="clear" w:color="auto" w:fill="FFFFFF" w:themeFill="background1"/>
            <w:hideMark/>
          </w:tcPr>
          <w:p w14:paraId="7917CC32"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134" w:type="dxa"/>
            <w:shd w:val="clear" w:color="auto" w:fill="FFFFFF" w:themeFill="background1"/>
            <w:hideMark/>
          </w:tcPr>
          <w:p w14:paraId="2101A276"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300</w:t>
            </w:r>
          </w:p>
        </w:tc>
        <w:tc>
          <w:tcPr>
            <w:tcW w:w="1126" w:type="dxa"/>
            <w:shd w:val="clear" w:color="auto" w:fill="FFFFFF" w:themeFill="background1"/>
            <w:hideMark/>
          </w:tcPr>
          <w:p w14:paraId="56C24BED"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-10717.4</w:t>
            </w:r>
          </w:p>
        </w:tc>
      </w:tr>
      <w:tr w:rsidR="0034613F" w:rsidRPr="0034613F" w14:paraId="2AD12298" w14:textId="77777777" w:rsidTr="0012188C">
        <w:trPr>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31C0EF3A"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448" w:type="dxa"/>
            <w:shd w:val="clear" w:color="auto" w:fill="FFFFFF" w:themeFill="background1"/>
            <w:hideMark/>
          </w:tcPr>
          <w:p w14:paraId="51A65392"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74E0D729"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70AB38E7"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15" w:type="dxa"/>
            <w:shd w:val="clear" w:color="auto" w:fill="FFFFFF" w:themeFill="background1"/>
            <w:hideMark/>
          </w:tcPr>
          <w:p w14:paraId="73B2DD3E"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92" w:type="dxa"/>
            <w:shd w:val="clear" w:color="auto" w:fill="FFFFFF" w:themeFill="background1"/>
            <w:hideMark/>
          </w:tcPr>
          <w:p w14:paraId="2FDE7FF2"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134" w:type="dxa"/>
            <w:shd w:val="clear" w:color="auto" w:fill="FFFFFF" w:themeFill="background1"/>
            <w:hideMark/>
          </w:tcPr>
          <w:p w14:paraId="05DF3A77"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200</w:t>
            </w:r>
          </w:p>
        </w:tc>
        <w:tc>
          <w:tcPr>
            <w:tcW w:w="1126" w:type="dxa"/>
            <w:shd w:val="clear" w:color="auto" w:fill="FFFFFF" w:themeFill="background1"/>
            <w:hideMark/>
          </w:tcPr>
          <w:p w14:paraId="5FD288A6"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-10813.4</w:t>
            </w:r>
          </w:p>
        </w:tc>
      </w:tr>
      <w:tr w:rsidR="0034613F" w:rsidRPr="0034613F" w14:paraId="5E83F1D8" w14:textId="77777777" w:rsidTr="0012188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3428F657"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3</w:t>
            </w:r>
          </w:p>
        </w:tc>
        <w:tc>
          <w:tcPr>
            <w:tcW w:w="1448" w:type="dxa"/>
            <w:shd w:val="clear" w:color="auto" w:fill="FFFFFF" w:themeFill="background1"/>
            <w:hideMark/>
          </w:tcPr>
          <w:p w14:paraId="227F2845"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0338AF8B"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30B31E1F"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15" w:type="dxa"/>
            <w:shd w:val="clear" w:color="auto" w:fill="FFFFFF" w:themeFill="background1"/>
            <w:hideMark/>
          </w:tcPr>
          <w:p w14:paraId="62974EB3"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92" w:type="dxa"/>
            <w:shd w:val="clear" w:color="auto" w:fill="FFFFFF" w:themeFill="background1"/>
            <w:hideMark/>
          </w:tcPr>
          <w:p w14:paraId="61B305C9"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134" w:type="dxa"/>
            <w:shd w:val="clear" w:color="auto" w:fill="FFFFFF" w:themeFill="background1"/>
            <w:hideMark/>
          </w:tcPr>
          <w:p w14:paraId="2BF1EB47"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1126" w:type="dxa"/>
            <w:shd w:val="clear" w:color="auto" w:fill="FFFFFF" w:themeFill="background1"/>
            <w:hideMark/>
          </w:tcPr>
          <w:p w14:paraId="7ADBD4E9"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-11172.7</w:t>
            </w:r>
          </w:p>
        </w:tc>
      </w:tr>
      <w:tr w:rsidR="0034613F" w:rsidRPr="0034613F" w14:paraId="1422A573" w14:textId="77777777" w:rsidTr="0012188C">
        <w:trPr>
          <w:trHeight w:val="390"/>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06E1C769"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4</w:t>
            </w:r>
          </w:p>
        </w:tc>
        <w:tc>
          <w:tcPr>
            <w:tcW w:w="1448" w:type="dxa"/>
            <w:shd w:val="clear" w:color="auto" w:fill="FFFFFF" w:themeFill="background1"/>
            <w:hideMark/>
          </w:tcPr>
          <w:p w14:paraId="1EABB5C1"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3C685FD7"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0B3193D3"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sqrt</w:t>
            </w:r>
          </w:p>
        </w:tc>
        <w:tc>
          <w:tcPr>
            <w:tcW w:w="915" w:type="dxa"/>
            <w:shd w:val="clear" w:color="auto" w:fill="FFFFFF" w:themeFill="background1"/>
            <w:hideMark/>
          </w:tcPr>
          <w:p w14:paraId="0800BB88"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92" w:type="dxa"/>
            <w:shd w:val="clear" w:color="auto" w:fill="FFFFFF" w:themeFill="background1"/>
            <w:hideMark/>
          </w:tcPr>
          <w:p w14:paraId="1F26F486"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134" w:type="dxa"/>
            <w:shd w:val="clear" w:color="auto" w:fill="FFFFFF" w:themeFill="background1"/>
            <w:hideMark/>
          </w:tcPr>
          <w:p w14:paraId="347F8149"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200</w:t>
            </w:r>
          </w:p>
        </w:tc>
        <w:tc>
          <w:tcPr>
            <w:tcW w:w="1126" w:type="dxa"/>
            <w:shd w:val="clear" w:color="auto" w:fill="FFFFFF" w:themeFill="background1"/>
            <w:hideMark/>
          </w:tcPr>
          <w:p w14:paraId="1A8FA7BC"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-11390.5</w:t>
            </w:r>
          </w:p>
        </w:tc>
      </w:tr>
      <w:tr w:rsidR="0034613F" w:rsidRPr="0034613F" w14:paraId="0DF9282D" w14:textId="77777777" w:rsidTr="0012188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1031F191"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5</w:t>
            </w:r>
          </w:p>
        </w:tc>
        <w:tc>
          <w:tcPr>
            <w:tcW w:w="1448" w:type="dxa"/>
            <w:shd w:val="clear" w:color="auto" w:fill="FFFFFF" w:themeFill="background1"/>
            <w:hideMark/>
          </w:tcPr>
          <w:p w14:paraId="670CF169"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769629A6"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79C8C3B5"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915" w:type="dxa"/>
            <w:shd w:val="clear" w:color="auto" w:fill="FFFFFF" w:themeFill="background1"/>
            <w:hideMark/>
          </w:tcPr>
          <w:p w14:paraId="2608E114"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92" w:type="dxa"/>
            <w:shd w:val="clear" w:color="auto" w:fill="FFFFFF" w:themeFill="background1"/>
            <w:hideMark/>
          </w:tcPr>
          <w:p w14:paraId="3DAF8C84"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134" w:type="dxa"/>
            <w:shd w:val="clear" w:color="auto" w:fill="FFFFFF" w:themeFill="background1"/>
            <w:hideMark/>
          </w:tcPr>
          <w:p w14:paraId="12AE6C0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w:t>
            </w:r>
          </w:p>
        </w:tc>
        <w:tc>
          <w:tcPr>
            <w:tcW w:w="1126" w:type="dxa"/>
            <w:shd w:val="clear" w:color="auto" w:fill="FFFFFF" w:themeFill="background1"/>
            <w:hideMark/>
          </w:tcPr>
          <w:p w14:paraId="48736511"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-11421</w:t>
            </w:r>
          </w:p>
        </w:tc>
      </w:tr>
    </w:tbl>
    <w:p w14:paraId="786318A5" w14:textId="0506DFEB" w:rsidR="00146EAC" w:rsidRPr="00146EAC" w:rsidRDefault="00146EAC" w:rsidP="00146EAC">
      <w:pPr>
        <w:ind w:firstLine="0"/>
        <w:rPr>
          <w:i/>
          <w:iCs/>
        </w:rPr>
      </w:pPr>
    </w:p>
    <w:p w14:paraId="42DFBC06" w14:textId="30A7D158" w:rsidR="00B71F61" w:rsidRPr="00B71F61" w:rsidRDefault="00B71F61" w:rsidP="00B71F61">
      <w:pPr>
        <w:pStyle w:val="Caption"/>
      </w:pPr>
      <w:bookmarkStart w:id="106" w:name="_Toc183076585"/>
      <w:r>
        <w:t xml:space="preserve">Table </w:t>
      </w:r>
      <w:r>
        <w:fldChar w:fldCharType="begin"/>
      </w:r>
      <w:r>
        <w:instrText xml:space="preserve"> SEQ Table \* ARABIC </w:instrText>
      </w:r>
      <w:r>
        <w:fldChar w:fldCharType="separate"/>
      </w:r>
      <w:r>
        <w:rPr>
          <w:noProof/>
        </w:rPr>
        <w:t>12</w:t>
      </w:r>
      <w:r>
        <w:fldChar w:fldCharType="end"/>
      </w:r>
      <w:r>
        <w:t xml:space="preserve"> </w:t>
      </w:r>
      <w:r>
        <w:br/>
      </w:r>
      <w:r w:rsidRPr="00B71F61">
        <w:rPr>
          <w:b w:val="0"/>
          <w:bCs w:val="0"/>
          <w:i/>
          <w:iCs w:val="0"/>
        </w:rPr>
        <w:t>Top Five Worse Parameters on Palay Data</w:t>
      </w:r>
      <w:bookmarkEnd w:id="106"/>
    </w:p>
    <w:tbl>
      <w:tblPr>
        <w:tblStyle w:val="GridTable2"/>
        <w:tblW w:w="8072" w:type="dxa"/>
        <w:tblLayout w:type="fixed"/>
        <w:tblLook w:val="04A0" w:firstRow="1" w:lastRow="0" w:firstColumn="1" w:lastColumn="0" w:noHBand="0" w:noVBand="1"/>
      </w:tblPr>
      <w:tblGrid>
        <w:gridCol w:w="673"/>
        <w:gridCol w:w="1448"/>
        <w:gridCol w:w="769"/>
        <w:gridCol w:w="1015"/>
        <w:gridCol w:w="773"/>
        <w:gridCol w:w="992"/>
        <w:gridCol w:w="1134"/>
        <w:gridCol w:w="1268"/>
      </w:tblGrid>
      <w:tr w:rsidR="0034613F" w:rsidRPr="0034613F" w14:paraId="1A5760A8" w14:textId="77777777" w:rsidTr="0012188C">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673" w:type="dxa"/>
            <w:hideMark/>
          </w:tcPr>
          <w:p w14:paraId="3BEBBAD2" w14:textId="77777777" w:rsidR="0034613F" w:rsidRPr="0034613F" w:rsidRDefault="0034613F" w:rsidP="0034613F">
            <w:pPr>
              <w:spacing w:before="0"/>
              <w:ind w:firstLine="0"/>
              <w:contextualSpacing w:val="0"/>
              <w:jc w:val="center"/>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Rank</w:t>
            </w:r>
          </w:p>
        </w:tc>
        <w:tc>
          <w:tcPr>
            <w:tcW w:w="1448" w:type="dxa"/>
            <w:hideMark/>
          </w:tcPr>
          <w:p w14:paraId="5D6AEC5E"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Criterion</w:t>
            </w:r>
          </w:p>
        </w:tc>
        <w:tc>
          <w:tcPr>
            <w:tcW w:w="769" w:type="dxa"/>
            <w:hideMark/>
          </w:tcPr>
          <w:p w14:paraId="69FAC96F"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Depth</w:t>
            </w:r>
          </w:p>
        </w:tc>
        <w:tc>
          <w:tcPr>
            <w:tcW w:w="1015" w:type="dxa"/>
            <w:hideMark/>
          </w:tcPr>
          <w:p w14:paraId="550E87C2"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Max Features</w:t>
            </w:r>
          </w:p>
        </w:tc>
        <w:tc>
          <w:tcPr>
            <w:tcW w:w="773" w:type="dxa"/>
            <w:hideMark/>
          </w:tcPr>
          <w:p w14:paraId="297AEE8D"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Leaf</w:t>
            </w:r>
          </w:p>
        </w:tc>
        <w:tc>
          <w:tcPr>
            <w:tcW w:w="992" w:type="dxa"/>
            <w:hideMark/>
          </w:tcPr>
          <w:p w14:paraId="6C1E5F3A"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Min Samples Split</w:t>
            </w:r>
          </w:p>
        </w:tc>
        <w:tc>
          <w:tcPr>
            <w:tcW w:w="1134" w:type="dxa"/>
            <w:hideMark/>
          </w:tcPr>
          <w:p w14:paraId="64382343"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 Estimators</w:t>
            </w:r>
          </w:p>
        </w:tc>
        <w:tc>
          <w:tcPr>
            <w:tcW w:w="1268" w:type="dxa"/>
            <w:hideMark/>
          </w:tcPr>
          <w:p w14:paraId="58ADB075" w14:textId="77777777" w:rsidR="0034613F" w:rsidRPr="0034613F" w:rsidRDefault="0034613F" w:rsidP="0034613F">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Mean Test Score</w:t>
            </w:r>
          </w:p>
        </w:tc>
      </w:tr>
      <w:tr w:rsidR="0034613F" w:rsidRPr="0034613F" w14:paraId="0BB7A8A7" w14:textId="77777777" w:rsidTr="0012188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2523D2F1"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1448" w:type="dxa"/>
            <w:shd w:val="clear" w:color="auto" w:fill="FFFFFF" w:themeFill="background1"/>
            <w:hideMark/>
          </w:tcPr>
          <w:p w14:paraId="6A602D15"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06AE6E0D"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6CC0A004"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773" w:type="dxa"/>
            <w:shd w:val="clear" w:color="auto" w:fill="FFFFFF" w:themeFill="background1"/>
            <w:hideMark/>
          </w:tcPr>
          <w:p w14:paraId="34C7BB9B"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92" w:type="dxa"/>
            <w:shd w:val="clear" w:color="auto" w:fill="FFFFFF" w:themeFill="background1"/>
            <w:hideMark/>
          </w:tcPr>
          <w:p w14:paraId="6D74F06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134" w:type="dxa"/>
            <w:shd w:val="clear" w:color="auto" w:fill="FFFFFF" w:themeFill="background1"/>
            <w:hideMark/>
          </w:tcPr>
          <w:p w14:paraId="3A37FACF"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300</w:t>
            </w:r>
          </w:p>
        </w:tc>
        <w:tc>
          <w:tcPr>
            <w:tcW w:w="1268" w:type="dxa"/>
            <w:shd w:val="clear" w:color="auto" w:fill="FFFFFF" w:themeFill="background1"/>
            <w:hideMark/>
          </w:tcPr>
          <w:p w14:paraId="109DAB0C"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-10717.4</w:t>
            </w:r>
          </w:p>
        </w:tc>
      </w:tr>
      <w:tr w:rsidR="0034613F" w:rsidRPr="0034613F" w14:paraId="60419572" w14:textId="77777777" w:rsidTr="0012188C">
        <w:trPr>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1FCDD87A"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448" w:type="dxa"/>
            <w:shd w:val="clear" w:color="auto" w:fill="FFFFFF" w:themeFill="background1"/>
            <w:hideMark/>
          </w:tcPr>
          <w:p w14:paraId="36F67093"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27499058"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4C334ABF"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773" w:type="dxa"/>
            <w:shd w:val="clear" w:color="auto" w:fill="FFFFFF" w:themeFill="background1"/>
            <w:hideMark/>
          </w:tcPr>
          <w:p w14:paraId="66C765DD"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92" w:type="dxa"/>
            <w:shd w:val="clear" w:color="auto" w:fill="FFFFFF" w:themeFill="background1"/>
            <w:hideMark/>
          </w:tcPr>
          <w:p w14:paraId="0A9BBF62"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134" w:type="dxa"/>
            <w:shd w:val="clear" w:color="auto" w:fill="FFFFFF" w:themeFill="background1"/>
            <w:hideMark/>
          </w:tcPr>
          <w:p w14:paraId="1409BBE4"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200</w:t>
            </w:r>
          </w:p>
        </w:tc>
        <w:tc>
          <w:tcPr>
            <w:tcW w:w="1268" w:type="dxa"/>
            <w:shd w:val="clear" w:color="auto" w:fill="FFFFFF" w:themeFill="background1"/>
            <w:hideMark/>
          </w:tcPr>
          <w:p w14:paraId="5479D086"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-10813.4</w:t>
            </w:r>
          </w:p>
        </w:tc>
      </w:tr>
      <w:tr w:rsidR="0034613F" w:rsidRPr="0034613F" w14:paraId="5E697D17" w14:textId="77777777" w:rsidTr="0012188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4F0F1E6A"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3</w:t>
            </w:r>
          </w:p>
        </w:tc>
        <w:tc>
          <w:tcPr>
            <w:tcW w:w="1448" w:type="dxa"/>
            <w:shd w:val="clear" w:color="auto" w:fill="FFFFFF" w:themeFill="background1"/>
            <w:hideMark/>
          </w:tcPr>
          <w:p w14:paraId="120EA6D8"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57237A3E"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07158B32"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773" w:type="dxa"/>
            <w:shd w:val="clear" w:color="auto" w:fill="FFFFFF" w:themeFill="background1"/>
            <w:hideMark/>
          </w:tcPr>
          <w:p w14:paraId="6089BB81"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92" w:type="dxa"/>
            <w:shd w:val="clear" w:color="auto" w:fill="FFFFFF" w:themeFill="background1"/>
            <w:hideMark/>
          </w:tcPr>
          <w:p w14:paraId="1EEB2280"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134" w:type="dxa"/>
            <w:shd w:val="clear" w:color="auto" w:fill="FFFFFF" w:themeFill="background1"/>
            <w:hideMark/>
          </w:tcPr>
          <w:p w14:paraId="3D974BC9"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150</w:t>
            </w:r>
          </w:p>
        </w:tc>
        <w:tc>
          <w:tcPr>
            <w:tcW w:w="1268" w:type="dxa"/>
            <w:shd w:val="clear" w:color="auto" w:fill="FFFFFF" w:themeFill="background1"/>
            <w:hideMark/>
          </w:tcPr>
          <w:p w14:paraId="70433C34"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-11172.7</w:t>
            </w:r>
          </w:p>
        </w:tc>
      </w:tr>
      <w:tr w:rsidR="0034613F" w:rsidRPr="0034613F" w14:paraId="630CE614" w14:textId="77777777" w:rsidTr="0012188C">
        <w:trPr>
          <w:trHeight w:val="310"/>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0FF0D245"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4</w:t>
            </w:r>
          </w:p>
        </w:tc>
        <w:tc>
          <w:tcPr>
            <w:tcW w:w="1448" w:type="dxa"/>
            <w:shd w:val="clear" w:color="auto" w:fill="FFFFFF" w:themeFill="background1"/>
            <w:hideMark/>
          </w:tcPr>
          <w:p w14:paraId="24BF5EA9"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5C9F38B5"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634F6440" w14:textId="77777777" w:rsidR="0034613F" w:rsidRPr="0034613F" w:rsidRDefault="0034613F" w:rsidP="0034613F">
            <w:pPr>
              <w:spacing w:before="0"/>
              <w:ind w:firstLine="0"/>
              <w:contextualSpacing w:val="0"/>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sqrt</w:t>
            </w:r>
          </w:p>
        </w:tc>
        <w:tc>
          <w:tcPr>
            <w:tcW w:w="773" w:type="dxa"/>
            <w:shd w:val="clear" w:color="auto" w:fill="FFFFFF" w:themeFill="background1"/>
            <w:hideMark/>
          </w:tcPr>
          <w:p w14:paraId="77C5C5AF"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92" w:type="dxa"/>
            <w:shd w:val="clear" w:color="auto" w:fill="FFFFFF" w:themeFill="background1"/>
            <w:hideMark/>
          </w:tcPr>
          <w:p w14:paraId="793DD3FD"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134" w:type="dxa"/>
            <w:shd w:val="clear" w:color="auto" w:fill="FFFFFF" w:themeFill="background1"/>
            <w:hideMark/>
          </w:tcPr>
          <w:p w14:paraId="53FA9635"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200</w:t>
            </w:r>
          </w:p>
        </w:tc>
        <w:tc>
          <w:tcPr>
            <w:tcW w:w="1268" w:type="dxa"/>
            <w:shd w:val="clear" w:color="auto" w:fill="FFFFFF" w:themeFill="background1"/>
            <w:hideMark/>
          </w:tcPr>
          <w:p w14:paraId="4F614E7D" w14:textId="77777777" w:rsidR="0034613F" w:rsidRPr="0034613F" w:rsidRDefault="0034613F" w:rsidP="0034613F">
            <w:pPr>
              <w:spacing w:before="0"/>
              <w:ind w:firstLine="0"/>
              <w:contextualSpacing w:val="0"/>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-11390.5</w:t>
            </w:r>
          </w:p>
        </w:tc>
      </w:tr>
      <w:tr w:rsidR="0034613F" w:rsidRPr="0034613F" w14:paraId="3E9DDF94" w14:textId="77777777" w:rsidTr="0012188C">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673" w:type="dxa"/>
            <w:shd w:val="clear" w:color="auto" w:fill="FFFFFF" w:themeFill="background1"/>
            <w:hideMark/>
          </w:tcPr>
          <w:p w14:paraId="00E370D9" w14:textId="77777777" w:rsidR="0034613F" w:rsidRPr="0034613F" w:rsidRDefault="0034613F" w:rsidP="0034613F">
            <w:pPr>
              <w:spacing w:before="0"/>
              <w:ind w:firstLine="0"/>
              <w:contextualSpacing w:val="0"/>
              <w:jc w:val="right"/>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5</w:t>
            </w:r>
          </w:p>
        </w:tc>
        <w:tc>
          <w:tcPr>
            <w:tcW w:w="1448" w:type="dxa"/>
            <w:shd w:val="clear" w:color="auto" w:fill="FFFFFF" w:themeFill="background1"/>
            <w:hideMark/>
          </w:tcPr>
          <w:p w14:paraId="306CF7AB"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proofErr w:type="spellStart"/>
            <w:r w:rsidRPr="0034613F">
              <w:rPr>
                <w:rFonts w:ascii="Aptos Narrow" w:hAnsi="Aptos Narrow"/>
                <w:color w:val="000000"/>
                <w:sz w:val="22"/>
                <w:szCs w:val="22"/>
                <w:lang w:val="en-PH" w:eastAsia="en-PH"/>
              </w:rPr>
              <w:t>squared_error</w:t>
            </w:r>
            <w:proofErr w:type="spellEnd"/>
          </w:p>
        </w:tc>
        <w:tc>
          <w:tcPr>
            <w:tcW w:w="769" w:type="dxa"/>
            <w:shd w:val="clear" w:color="auto" w:fill="FFFFFF" w:themeFill="background1"/>
            <w:hideMark/>
          </w:tcPr>
          <w:p w14:paraId="5F6635DC"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None</w:t>
            </w:r>
          </w:p>
        </w:tc>
        <w:tc>
          <w:tcPr>
            <w:tcW w:w="1015" w:type="dxa"/>
            <w:shd w:val="clear" w:color="auto" w:fill="FFFFFF" w:themeFill="background1"/>
            <w:hideMark/>
          </w:tcPr>
          <w:p w14:paraId="6F2D1CFC" w14:textId="77777777" w:rsidR="0034613F" w:rsidRPr="0034613F" w:rsidRDefault="0034613F" w:rsidP="0034613F">
            <w:pPr>
              <w:spacing w:before="0"/>
              <w:ind w:firstLine="0"/>
              <w:contextualSpacing w:val="0"/>
              <w:jc w:val="lef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log2</w:t>
            </w:r>
          </w:p>
        </w:tc>
        <w:tc>
          <w:tcPr>
            <w:tcW w:w="773" w:type="dxa"/>
            <w:shd w:val="clear" w:color="auto" w:fill="FFFFFF" w:themeFill="background1"/>
            <w:hideMark/>
          </w:tcPr>
          <w:p w14:paraId="30BDF2D3"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w:t>
            </w:r>
          </w:p>
        </w:tc>
        <w:tc>
          <w:tcPr>
            <w:tcW w:w="992" w:type="dxa"/>
            <w:shd w:val="clear" w:color="auto" w:fill="FFFFFF" w:themeFill="background1"/>
            <w:hideMark/>
          </w:tcPr>
          <w:p w14:paraId="02194520"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2</w:t>
            </w:r>
          </w:p>
        </w:tc>
        <w:tc>
          <w:tcPr>
            <w:tcW w:w="1134" w:type="dxa"/>
            <w:shd w:val="clear" w:color="auto" w:fill="FFFFFF" w:themeFill="background1"/>
            <w:hideMark/>
          </w:tcPr>
          <w:p w14:paraId="1E7D8025"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100</w:t>
            </w:r>
          </w:p>
        </w:tc>
        <w:tc>
          <w:tcPr>
            <w:tcW w:w="1268" w:type="dxa"/>
            <w:shd w:val="clear" w:color="auto" w:fill="FFFFFF" w:themeFill="background1"/>
            <w:hideMark/>
          </w:tcPr>
          <w:p w14:paraId="4FA9C2AA" w14:textId="77777777" w:rsidR="0034613F" w:rsidRPr="0034613F" w:rsidRDefault="0034613F" w:rsidP="0034613F">
            <w:pPr>
              <w:spacing w:before="0"/>
              <w:ind w:firstLine="0"/>
              <w:contextualSpacing w:val="0"/>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34613F">
              <w:rPr>
                <w:rFonts w:ascii="Aptos Narrow" w:hAnsi="Aptos Narrow"/>
                <w:color w:val="000000"/>
                <w:sz w:val="22"/>
                <w:szCs w:val="22"/>
                <w:lang w:val="en-PH" w:eastAsia="en-PH"/>
              </w:rPr>
              <w:t>-11421</w:t>
            </w:r>
          </w:p>
        </w:tc>
      </w:tr>
    </w:tbl>
    <w:p w14:paraId="500EC4E5" w14:textId="77777777" w:rsidR="00146EAC" w:rsidRPr="00146EAC" w:rsidRDefault="00146EAC" w:rsidP="00146EAC">
      <w:pPr>
        <w:ind w:firstLine="0"/>
        <w:rPr>
          <w:i/>
          <w:iCs/>
        </w:rPr>
      </w:pPr>
    </w:p>
    <w:p w14:paraId="4227F576" w14:textId="52B9DF06" w:rsidR="00146EAC" w:rsidRDefault="000D7C3F" w:rsidP="000D7C3F">
      <w:r w:rsidRPr="000D7C3F">
        <w:t xml:space="preserve">The optimal parameters usually involve </w:t>
      </w:r>
      <w:proofErr w:type="spellStart"/>
      <w:r w:rsidRPr="000D7C3F">
        <w:t>squared_error</w:t>
      </w:r>
      <w:proofErr w:type="spellEnd"/>
      <w:r w:rsidRPr="000D7C3F">
        <w:t xml:space="preserve"> criterion, </w:t>
      </w:r>
      <w:proofErr w:type="gramStart"/>
      <w:r w:rsidRPr="000D7C3F">
        <w:t>None</w:t>
      </w:r>
      <w:proofErr w:type="gramEnd"/>
      <w:r w:rsidRPr="000D7C3F">
        <w:t xml:space="preserve"> for the max depth, log 2 for max features which means fewer features will be taken at each split, and 1 </w:t>
      </w:r>
      <w:r w:rsidRPr="000D7C3F">
        <w:lastRenderedPageBreak/>
        <w:t>for min samples leaf and 2 for min samples split to avoid splitting into detail. Most of them differ by the number of estimators, which ranges from 100 to 300 where higher numbers tend to be better, but again, there is a limitation to the model complexity to avoid overfitting. The same setting in both best and worst tables mean that even a small change in data split or other conditions during cross-validation can greatly influence the performance, which is typical for agriculture where external conditions heavily impact the results of model tuning.</w:t>
      </w:r>
    </w:p>
    <w:p w14:paraId="40E69337" w14:textId="77C3158A" w:rsidR="00A47F40" w:rsidRPr="00B71F61" w:rsidRDefault="00040517" w:rsidP="00B71F61">
      <w:pPr>
        <w:pStyle w:val="Heading2"/>
      </w:pPr>
      <w:bookmarkStart w:id="107" w:name="_Toc183076620"/>
      <w:r>
        <w:t>Model Evaluation</w:t>
      </w:r>
      <w:bookmarkEnd w:id="107"/>
    </w:p>
    <w:p w14:paraId="11B63EB8" w14:textId="50D42E11" w:rsidR="00B71F61" w:rsidRPr="00B71F61" w:rsidRDefault="00B71F61" w:rsidP="00B71F61">
      <w:pPr>
        <w:pStyle w:val="Caption"/>
      </w:pPr>
      <w:bookmarkStart w:id="108" w:name="_Toc183076586"/>
      <w:r>
        <w:t xml:space="preserve">Table </w:t>
      </w:r>
      <w:r>
        <w:fldChar w:fldCharType="begin"/>
      </w:r>
      <w:r>
        <w:instrText xml:space="preserve"> SEQ Table \* ARABIC </w:instrText>
      </w:r>
      <w:r>
        <w:fldChar w:fldCharType="separate"/>
      </w:r>
      <w:r>
        <w:rPr>
          <w:noProof/>
        </w:rPr>
        <w:t>13</w:t>
      </w:r>
      <w:r>
        <w:fldChar w:fldCharType="end"/>
      </w:r>
      <w:r>
        <w:t xml:space="preserve"> </w:t>
      </w:r>
      <w:r>
        <w:br/>
      </w:r>
      <w:r w:rsidRPr="00B71F61">
        <w:rPr>
          <w:b w:val="0"/>
          <w:bCs w:val="0"/>
          <w:i/>
          <w:iCs w:val="0"/>
        </w:rPr>
        <w:t>Corn Metrics Results</w:t>
      </w:r>
      <w:bookmarkEnd w:id="108"/>
    </w:p>
    <w:tbl>
      <w:tblPr>
        <w:tblStyle w:val="GridTable2"/>
        <w:tblW w:w="8080" w:type="dxa"/>
        <w:tblLook w:val="04A0" w:firstRow="1" w:lastRow="0" w:firstColumn="1" w:lastColumn="0" w:noHBand="0" w:noVBand="1"/>
      </w:tblPr>
      <w:tblGrid>
        <w:gridCol w:w="4111"/>
        <w:gridCol w:w="3969"/>
      </w:tblGrid>
      <w:tr w:rsidR="00A47F40" w:rsidRPr="000B3526" w14:paraId="6AFF86E0" w14:textId="77777777" w:rsidTr="00B562E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11" w:type="dxa"/>
            <w:hideMark/>
          </w:tcPr>
          <w:p w14:paraId="68AA75D3" w14:textId="77777777" w:rsidR="00A47F40" w:rsidRPr="000B3526" w:rsidRDefault="00A47F40" w:rsidP="00B562EC">
            <w:pPr>
              <w:spacing w:before="0"/>
              <w:ind w:firstLine="0"/>
              <w:contextualSpacing w:val="0"/>
              <w:jc w:val="center"/>
              <w:rPr>
                <w:rFonts w:ascii="Aptos Narrow" w:hAnsi="Aptos Narrow"/>
                <w:color w:val="000000"/>
                <w:sz w:val="22"/>
                <w:szCs w:val="22"/>
                <w:lang w:val="en-PH" w:eastAsia="en-PH"/>
              </w:rPr>
            </w:pPr>
            <w:r w:rsidRPr="000B3526">
              <w:rPr>
                <w:rFonts w:ascii="Aptos Narrow" w:hAnsi="Aptos Narrow"/>
                <w:color w:val="000000"/>
                <w:sz w:val="22"/>
                <w:szCs w:val="22"/>
                <w:lang w:val="en-PH" w:eastAsia="en-PH"/>
              </w:rPr>
              <w:t>Metric</w:t>
            </w:r>
          </w:p>
        </w:tc>
        <w:tc>
          <w:tcPr>
            <w:tcW w:w="3969" w:type="dxa"/>
            <w:hideMark/>
          </w:tcPr>
          <w:p w14:paraId="6E771F7A" w14:textId="77777777" w:rsidR="00A47F40" w:rsidRPr="000B3526" w:rsidRDefault="00A47F40" w:rsidP="00B562EC">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0B3526">
              <w:rPr>
                <w:rFonts w:ascii="Aptos Narrow" w:hAnsi="Aptos Narrow"/>
                <w:color w:val="000000"/>
                <w:sz w:val="22"/>
                <w:szCs w:val="22"/>
                <w:lang w:val="en-PH" w:eastAsia="en-PH"/>
              </w:rPr>
              <w:t>Value</w:t>
            </w:r>
          </w:p>
        </w:tc>
      </w:tr>
      <w:tr w:rsidR="00A47F40" w:rsidRPr="000B3526" w14:paraId="7B6B8267" w14:textId="77777777" w:rsidTr="00B562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hideMark/>
          </w:tcPr>
          <w:p w14:paraId="67E62D71" w14:textId="77777777" w:rsidR="00A47F40" w:rsidRPr="000B3526" w:rsidRDefault="00A47F40" w:rsidP="00B562EC">
            <w:pPr>
              <w:spacing w:before="0"/>
              <w:ind w:firstLine="0"/>
              <w:contextualSpacing w:val="0"/>
              <w:jc w:val="center"/>
              <w:rPr>
                <w:rFonts w:ascii="Aptos Narrow" w:hAnsi="Aptos Narrow"/>
                <w:color w:val="000000"/>
                <w:sz w:val="22"/>
                <w:szCs w:val="22"/>
                <w:lang w:val="en-PH" w:eastAsia="en-PH"/>
              </w:rPr>
            </w:pPr>
            <w:r w:rsidRPr="000B3526">
              <w:rPr>
                <w:rFonts w:ascii="Aptos Narrow" w:hAnsi="Aptos Narrow"/>
                <w:color w:val="000000"/>
                <w:sz w:val="22"/>
                <w:szCs w:val="22"/>
                <w:lang w:val="en-PH" w:eastAsia="en-PH"/>
              </w:rPr>
              <w:t>M</w:t>
            </w:r>
            <w:r>
              <w:rPr>
                <w:rFonts w:ascii="Aptos Narrow" w:hAnsi="Aptos Narrow"/>
                <w:color w:val="000000"/>
                <w:sz w:val="22"/>
                <w:szCs w:val="22"/>
                <w:lang w:val="en-PH" w:eastAsia="en-PH"/>
              </w:rPr>
              <w:t>ean Absolute Error</w:t>
            </w:r>
          </w:p>
        </w:tc>
        <w:tc>
          <w:tcPr>
            <w:tcW w:w="3969" w:type="dxa"/>
            <w:shd w:val="clear" w:color="auto" w:fill="FFFFFF" w:themeFill="background1"/>
            <w:hideMark/>
          </w:tcPr>
          <w:p w14:paraId="046A41D0" w14:textId="77777777" w:rsidR="00A47F40" w:rsidRPr="000B3526" w:rsidRDefault="00A47F40" w:rsidP="00B562EC">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E158C5">
              <w:rPr>
                <w:rFonts w:ascii="Aptos Narrow" w:hAnsi="Aptos Narrow"/>
                <w:color w:val="000000"/>
                <w:sz w:val="22"/>
                <w:szCs w:val="22"/>
                <w:lang w:eastAsia="en-PH"/>
              </w:rPr>
              <w:t>579.03</w:t>
            </w:r>
          </w:p>
        </w:tc>
      </w:tr>
      <w:tr w:rsidR="00A47F40" w:rsidRPr="000B3526" w14:paraId="04C5F8E8" w14:textId="77777777" w:rsidTr="00B562EC">
        <w:trPr>
          <w:trHeight w:val="288"/>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hideMark/>
          </w:tcPr>
          <w:p w14:paraId="6676B24F" w14:textId="77777777" w:rsidR="00A47F40" w:rsidRPr="000B3526" w:rsidRDefault="00A47F40" w:rsidP="00B562EC">
            <w:pPr>
              <w:spacing w:before="0"/>
              <w:ind w:firstLine="0"/>
              <w:contextualSpacing w:val="0"/>
              <w:jc w:val="center"/>
              <w:rPr>
                <w:rFonts w:ascii="Aptos Narrow" w:hAnsi="Aptos Narrow"/>
                <w:color w:val="000000"/>
                <w:sz w:val="22"/>
                <w:szCs w:val="22"/>
                <w:lang w:val="en-PH" w:eastAsia="en-PH"/>
              </w:rPr>
            </w:pPr>
            <w:r w:rsidRPr="000B3526">
              <w:rPr>
                <w:rFonts w:ascii="Aptos Narrow" w:hAnsi="Aptos Narrow"/>
                <w:color w:val="000000"/>
                <w:sz w:val="22"/>
                <w:szCs w:val="22"/>
                <w:lang w:val="en-PH" w:eastAsia="en-PH"/>
              </w:rPr>
              <w:t>M</w:t>
            </w:r>
            <w:r>
              <w:rPr>
                <w:rFonts w:ascii="Aptos Narrow" w:hAnsi="Aptos Narrow"/>
                <w:color w:val="000000"/>
                <w:sz w:val="22"/>
                <w:szCs w:val="22"/>
                <w:lang w:val="en-PH" w:eastAsia="en-PH"/>
              </w:rPr>
              <w:t>ean Squared Error</w:t>
            </w:r>
          </w:p>
        </w:tc>
        <w:tc>
          <w:tcPr>
            <w:tcW w:w="3969" w:type="dxa"/>
            <w:shd w:val="clear" w:color="auto" w:fill="FFFFFF" w:themeFill="background1"/>
            <w:hideMark/>
          </w:tcPr>
          <w:p w14:paraId="72A37B81" w14:textId="77777777" w:rsidR="00A47F40" w:rsidRPr="000B3526" w:rsidRDefault="00A47F40" w:rsidP="00B562EC">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E158C5">
              <w:rPr>
                <w:rFonts w:ascii="Aptos Narrow" w:hAnsi="Aptos Narrow"/>
                <w:color w:val="000000"/>
                <w:sz w:val="22"/>
                <w:szCs w:val="22"/>
                <w:lang w:eastAsia="en-PH"/>
              </w:rPr>
              <w:t>13.09</w:t>
            </w:r>
          </w:p>
        </w:tc>
      </w:tr>
      <w:tr w:rsidR="00A47F40" w:rsidRPr="000B3526" w14:paraId="385DBD81" w14:textId="77777777" w:rsidTr="00B562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hideMark/>
          </w:tcPr>
          <w:p w14:paraId="39EA8545" w14:textId="77777777" w:rsidR="00A47F40" w:rsidRPr="000B3526" w:rsidRDefault="00A47F40" w:rsidP="00B562EC">
            <w:pPr>
              <w:spacing w:before="0"/>
              <w:ind w:firstLine="0"/>
              <w:contextualSpacing w:val="0"/>
              <w:jc w:val="center"/>
              <w:rPr>
                <w:rFonts w:ascii="Aptos Narrow" w:hAnsi="Aptos Narrow"/>
                <w:color w:val="000000"/>
                <w:sz w:val="22"/>
                <w:szCs w:val="22"/>
                <w:lang w:val="en-PH" w:eastAsia="en-PH"/>
              </w:rPr>
            </w:pPr>
            <w:r w:rsidRPr="000B3526">
              <w:rPr>
                <w:rFonts w:ascii="Aptos Narrow" w:hAnsi="Aptos Narrow"/>
                <w:color w:val="000000"/>
                <w:sz w:val="22"/>
                <w:szCs w:val="22"/>
                <w:lang w:val="en-PH" w:eastAsia="en-PH"/>
              </w:rPr>
              <w:t>R</w:t>
            </w:r>
            <w:r>
              <w:rPr>
                <w:rFonts w:ascii="Aptos Narrow" w:hAnsi="Aptos Narrow"/>
                <w:color w:val="000000"/>
                <w:sz w:val="22"/>
                <w:szCs w:val="22"/>
                <w:lang w:val="en-PH" w:eastAsia="en-PH"/>
              </w:rPr>
              <w:t>-square</w:t>
            </w:r>
          </w:p>
        </w:tc>
        <w:tc>
          <w:tcPr>
            <w:tcW w:w="3969" w:type="dxa"/>
            <w:shd w:val="clear" w:color="auto" w:fill="FFFFFF" w:themeFill="background1"/>
            <w:hideMark/>
          </w:tcPr>
          <w:p w14:paraId="75076940" w14:textId="77777777" w:rsidR="00A47F40" w:rsidRPr="000B3526" w:rsidRDefault="00A47F40" w:rsidP="00B562EC">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E158C5">
              <w:rPr>
                <w:rFonts w:ascii="Aptos Narrow" w:hAnsi="Aptos Narrow"/>
                <w:color w:val="000000"/>
                <w:sz w:val="22"/>
                <w:szCs w:val="22"/>
                <w:lang w:eastAsia="en-PH"/>
              </w:rPr>
              <w:t>0.9723</w:t>
            </w:r>
          </w:p>
        </w:tc>
      </w:tr>
    </w:tbl>
    <w:p w14:paraId="7F3BBE13" w14:textId="77777777" w:rsidR="00A47F40" w:rsidRDefault="00A47F40" w:rsidP="00A47F40">
      <w:pPr>
        <w:ind w:firstLine="0"/>
      </w:pPr>
    </w:p>
    <w:p w14:paraId="31F7D24B" w14:textId="77777777" w:rsidR="00A47F40" w:rsidRPr="00FA04C3" w:rsidRDefault="00A47F40" w:rsidP="00A47F40">
      <w:r w:rsidRPr="00FA04C3">
        <w:t xml:space="preserve">The parameters of the Random Forest Regression model show good results on the test data set. It is depicted from the graph that </w:t>
      </w:r>
      <w:r>
        <w:t xml:space="preserve">an </w:t>
      </w:r>
      <w:r w:rsidRPr="00FA04C3">
        <w:t>MSE of 579.037 stands for the squared average difference</w:t>
      </w:r>
      <w:r>
        <w:t xml:space="preserve"> between </w:t>
      </w:r>
      <w:r w:rsidRPr="00FA04C3">
        <w:t xml:space="preserve">the actual and </w:t>
      </w:r>
      <w:r>
        <w:t>predicted</w:t>
      </w:r>
      <w:r w:rsidRPr="00FA04C3">
        <w:t xml:space="preserve"> values. The MSE is generally low as it is, however, it is sometimes highly sensitive to outliers because of the squaring of errors. </w:t>
      </w:r>
      <w:r>
        <w:t>The mean</w:t>
      </w:r>
      <w:r w:rsidRPr="00FA04C3">
        <w:t xml:space="preserve"> absolute error of 13.095 offers </w:t>
      </w:r>
      <w:r>
        <w:t xml:space="preserve">a </w:t>
      </w:r>
      <w:r w:rsidRPr="00FA04C3">
        <w:t xml:space="preserve">more familiar measure of average deviation from </w:t>
      </w:r>
      <w:r>
        <w:t xml:space="preserve">the </w:t>
      </w:r>
      <w:r w:rsidRPr="00FA04C3">
        <w:t xml:space="preserve">target variable that </w:t>
      </w:r>
      <w:r>
        <w:t>states</w:t>
      </w:r>
      <w:r w:rsidRPr="00FA04C3">
        <w:t xml:space="preserve"> that predictions are off, on average, by about 13 units in the same scale as the target variable. In addition, the </w:t>
      </w:r>
      <w:r>
        <w:t>R-squared</w:t>
      </w:r>
      <w:r w:rsidRPr="00FA04C3">
        <w:t xml:space="preserve"> (R²) value of 0.972 strongly </w:t>
      </w:r>
      <w:r>
        <w:t>supports</w:t>
      </w:r>
      <w:r w:rsidRPr="00FA04C3">
        <w:t xml:space="preserve"> the idea that the chosen model offers a good fit explaining approximately 97.2 % variation of </w:t>
      </w:r>
      <w:r>
        <w:t xml:space="preserve">a </w:t>
      </w:r>
      <w:r w:rsidRPr="00FA04C3">
        <w:t>target variable. Altogether, these findings imply that the Random Forest model holds a small amount of error and a strong amount of predictability.</w:t>
      </w:r>
    </w:p>
    <w:p w14:paraId="0B4B5699" w14:textId="6EC75F24" w:rsidR="00A47F40" w:rsidRPr="00E158C5" w:rsidRDefault="00A47F40" w:rsidP="00A47F40">
      <w:pPr>
        <w:ind w:firstLine="0"/>
        <w:rPr>
          <w:i/>
          <w:iCs/>
        </w:rPr>
      </w:pPr>
    </w:p>
    <w:p w14:paraId="5B88F642" w14:textId="6BBE6043" w:rsidR="00B71F61" w:rsidRPr="00B71F61" w:rsidRDefault="00B71F61" w:rsidP="00B71F61">
      <w:pPr>
        <w:pStyle w:val="Caption"/>
        <w:rPr>
          <w:b w:val="0"/>
          <w:bCs w:val="0"/>
          <w:i/>
          <w:iCs w:val="0"/>
        </w:rPr>
      </w:pPr>
    </w:p>
    <w:p w14:paraId="26872C72" w14:textId="6D3487A8" w:rsidR="00B71F61" w:rsidRPr="00B71F61" w:rsidRDefault="00B71F61" w:rsidP="00B71F61">
      <w:pPr>
        <w:pStyle w:val="Caption"/>
      </w:pPr>
      <w:bookmarkStart w:id="109" w:name="_Toc183076587"/>
      <w:r>
        <w:lastRenderedPageBreak/>
        <w:t xml:space="preserve">Table </w:t>
      </w:r>
      <w:r>
        <w:fldChar w:fldCharType="begin"/>
      </w:r>
      <w:r>
        <w:instrText xml:space="preserve"> SEQ Table \* ARABIC </w:instrText>
      </w:r>
      <w:r>
        <w:fldChar w:fldCharType="separate"/>
      </w:r>
      <w:r>
        <w:rPr>
          <w:noProof/>
        </w:rPr>
        <w:t>14</w:t>
      </w:r>
      <w:r>
        <w:fldChar w:fldCharType="end"/>
      </w:r>
      <w:r>
        <w:t xml:space="preserve"> </w:t>
      </w:r>
      <w:r>
        <w:br/>
      </w:r>
      <w:r w:rsidRPr="00B71F61">
        <w:rPr>
          <w:b w:val="0"/>
          <w:bCs w:val="0"/>
          <w:i/>
          <w:iCs w:val="0"/>
        </w:rPr>
        <w:t>Palay Metric Results</w:t>
      </w:r>
      <w:bookmarkEnd w:id="109"/>
    </w:p>
    <w:tbl>
      <w:tblPr>
        <w:tblStyle w:val="GridTable2"/>
        <w:tblW w:w="8080" w:type="dxa"/>
        <w:tblLook w:val="04A0" w:firstRow="1" w:lastRow="0" w:firstColumn="1" w:lastColumn="0" w:noHBand="0" w:noVBand="1"/>
      </w:tblPr>
      <w:tblGrid>
        <w:gridCol w:w="4111"/>
        <w:gridCol w:w="3969"/>
      </w:tblGrid>
      <w:tr w:rsidR="00A47F40" w:rsidRPr="000B3526" w14:paraId="31E574A5" w14:textId="77777777" w:rsidTr="00B562E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11" w:type="dxa"/>
            <w:hideMark/>
          </w:tcPr>
          <w:p w14:paraId="6445ECC5" w14:textId="77777777" w:rsidR="00A47F40" w:rsidRPr="000B3526" w:rsidRDefault="00A47F40" w:rsidP="00B562EC">
            <w:pPr>
              <w:spacing w:before="0"/>
              <w:ind w:firstLine="0"/>
              <w:contextualSpacing w:val="0"/>
              <w:jc w:val="center"/>
              <w:rPr>
                <w:rFonts w:ascii="Aptos Narrow" w:hAnsi="Aptos Narrow"/>
                <w:color w:val="000000"/>
                <w:sz w:val="22"/>
                <w:szCs w:val="22"/>
                <w:lang w:val="en-PH" w:eastAsia="en-PH"/>
              </w:rPr>
            </w:pPr>
            <w:r w:rsidRPr="000B3526">
              <w:rPr>
                <w:rFonts w:ascii="Aptos Narrow" w:hAnsi="Aptos Narrow"/>
                <w:color w:val="000000"/>
                <w:sz w:val="22"/>
                <w:szCs w:val="22"/>
                <w:lang w:val="en-PH" w:eastAsia="en-PH"/>
              </w:rPr>
              <w:t>Metric</w:t>
            </w:r>
          </w:p>
        </w:tc>
        <w:tc>
          <w:tcPr>
            <w:tcW w:w="3969" w:type="dxa"/>
            <w:hideMark/>
          </w:tcPr>
          <w:p w14:paraId="69991C74" w14:textId="77777777" w:rsidR="00A47F40" w:rsidRPr="000B3526" w:rsidRDefault="00A47F40" w:rsidP="00B562EC">
            <w:pPr>
              <w:spacing w:before="0"/>
              <w:ind w:firstLine="0"/>
              <w:contextualSpacing w:val="0"/>
              <w:jc w:val="cente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0B3526">
              <w:rPr>
                <w:rFonts w:ascii="Aptos Narrow" w:hAnsi="Aptos Narrow"/>
                <w:color w:val="000000"/>
                <w:sz w:val="22"/>
                <w:szCs w:val="22"/>
                <w:lang w:val="en-PH" w:eastAsia="en-PH"/>
              </w:rPr>
              <w:t>Value</w:t>
            </w:r>
          </w:p>
        </w:tc>
      </w:tr>
      <w:tr w:rsidR="00A47F40" w:rsidRPr="000B3526" w14:paraId="2E264DC5" w14:textId="77777777" w:rsidTr="00B562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hideMark/>
          </w:tcPr>
          <w:p w14:paraId="4AB8A400" w14:textId="77777777" w:rsidR="00A47F40" w:rsidRPr="000B3526" w:rsidRDefault="00A47F40" w:rsidP="00B562EC">
            <w:pPr>
              <w:spacing w:before="0"/>
              <w:ind w:firstLine="0"/>
              <w:contextualSpacing w:val="0"/>
              <w:jc w:val="center"/>
              <w:rPr>
                <w:rFonts w:ascii="Aptos Narrow" w:hAnsi="Aptos Narrow"/>
                <w:color w:val="000000"/>
                <w:sz w:val="22"/>
                <w:szCs w:val="22"/>
                <w:lang w:val="en-PH" w:eastAsia="en-PH"/>
              </w:rPr>
            </w:pPr>
            <w:r w:rsidRPr="000B3526">
              <w:rPr>
                <w:rFonts w:ascii="Aptos Narrow" w:hAnsi="Aptos Narrow"/>
                <w:color w:val="000000"/>
                <w:sz w:val="22"/>
                <w:szCs w:val="22"/>
                <w:lang w:val="en-PH" w:eastAsia="en-PH"/>
              </w:rPr>
              <w:t>M</w:t>
            </w:r>
            <w:r>
              <w:rPr>
                <w:rFonts w:ascii="Aptos Narrow" w:hAnsi="Aptos Narrow"/>
                <w:color w:val="000000"/>
                <w:sz w:val="22"/>
                <w:szCs w:val="22"/>
                <w:lang w:val="en-PH" w:eastAsia="en-PH"/>
              </w:rPr>
              <w:t>ean Absolute Error</w:t>
            </w:r>
          </w:p>
        </w:tc>
        <w:tc>
          <w:tcPr>
            <w:tcW w:w="3969" w:type="dxa"/>
            <w:shd w:val="clear" w:color="auto" w:fill="FFFFFF" w:themeFill="background1"/>
            <w:hideMark/>
          </w:tcPr>
          <w:p w14:paraId="28786779" w14:textId="77777777" w:rsidR="00A47F40" w:rsidRPr="000B3526" w:rsidRDefault="00A47F40" w:rsidP="00B562EC">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E158C5">
              <w:rPr>
                <w:rFonts w:ascii="Aptos Narrow" w:hAnsi="Aptos Narrow"/>
                <w:color w:val="000000"/>
                <w:sz w:val="22"/>
                <w:szCs w:val="22"/>
                <w:lang w:eastAsia="en-PH"/>
              </w:rPr>
              <w:t>8893.94</w:t>
            </w:r>
          </w:p>
        </w:tc>
      </w:tr>
      <w:tr w:rsidR="00A47F40" w:rsidRPr="000B3526" w14:paraId="39CFF9DC" w14:textId="77777777" w:rsidTr="00B562EC">
        <w:trPr>
          <w:trHeight w:val="288"/>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hideMark/>
          </w:tcPr>
          <w:p w14:paraId="0E825CFB" w14:textId="77777777" w:rsidR="00A47F40" w:rsidRPr="000B3526" w:rsidRDefault="00A47F40" w:rsidP="00B562EC">
            <w:pPr>
              <w:spacing w:before="0"/>
              <w:ind w:firstLine="0"/>
              <w:contextualSpacing w:val="0"/>
              <w:jc w:val="center"/>
              <w:rPr>
                <w:rFonts w:ascii="Aptos Narrow" w:hAnsi="Aptos Narrow"/>
                <w:color w:val="000000"/>
                <w:sz w:val="22"/>
                <w:szCs w:val="22"/>
                <w:lang w:val="en-PH" w:eastAsia="en-PH"/>
              </w:rPr>
            </w:pPr>
            <w:r w:rsidRPr="000B3526">
              <w:rPr>
                <w:rFonts w:ascii="Aptos Narrow" w:hAnsi="Aptos Narrow"/>
                <w:color w:val="000000"/>
                <w:sz w:val="22"/>
                <w:szCs w:val="22"/>
                <w:lang w:val="en-PH" w:eastAsia="en-PH"/>
              </w:rPr>
              <w:t>M</w:t>
            </w:r>
            <w:r>
              <w:rPr>
                <w:rFonts w:ascii="Aptos Narrow" w:hAnsi="Aptos Narrow"/>
                <w:color w:val="000000"/>
                <w:sz w:val="22"/>
                <w:szCs w:val="22"/>
                <w:lang w:val="en-PH" w:eastAsia="en-PH"/>
              </w:rPr>
              <w:t>ean Squared Error</w:t>
            </w:r>
          </w:p>
        </w:tc>
        <w:tc>
          <w:tcPr>
            <w:tcW w:w="3969" w:type="dxa"/>
            <w:shd w:val="clear" w:color="auto" w:fill="FFFFFF" w:themeFill="background1"/>
            <w:hideMark/>
          </w:tcPr>
          <w:p w14:paraId="3A35B791" w14:textId="77777777" w:rsidR="00A47F40" w:rsidRPr="000B3526" w:rsidRDefault="00A47F40" w:rsidP="00B562EC">
            <w:pPr>
              <w:spacing w:before="0"/>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en-PH" w:eastAsia="en-PH"/>
              </w:rPr>
            </w:pPr>
            <w:r w:rsidRPr="00E158C5">
              <w:rPr>
                <w:rFonts w:ascii="Aptos Narrow" w:hAnsi="Aptos Narrow"/>
                <w:color w:val="000000"/>
                <w:sz w:val="22"/>
                <w:szCs w:val="22"/>
                <w:lang w:eastAsia="en-PH"/>
              </w:rPr>
              <w:t>70.83</w:t>
            </w:r>
          </w:p>
        </w:tc>
      </w:tr>
      <w:tr w:rsidR="00A47F40" w:rsidRPr="000B3526" w14:paraId="44021E94" w14:textId="77777777" w:rsidTr="00B562E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11" w:type="dxa"/>
            <w:shd w:val="clear" w:color="auto" w:fill="FFFFFF" w:themeFill="background1"/>
            <w:hideMark/>
          </w:tcPr>
          <w:p w14:paraId="7AB151FF" w14:textId="77777777" w:rsidR="00A47F40" w:rsidRPr="000B3526" w:rsidRDefault="00A47F40" w:rsidP="00B562EC">
            <w:pPr>
              <w:spacing w:before="0"/>
              <w:ind w:firstLine="0"/>
              <w:contextualSpacing w:val="0"/>
              <w:jc w:val="center"/>
              <w:rPr>
                <w:rFonts w:ascii="Aptos Narrow" w:hAnsi="Aptos Narrow"/>
                <w:color w:val="000000"/>
                <w:sz w:val="22"/>
                <w:szCs w:val="22"/>
                <w:lang w:val="en-PH" w:eastAsia="en-PH"/>
              </w:rPr>
            </w:pPr>
            <w:r w:rsidRPr="000B3526">
              <w:rPr>
                <w:rFonts w:ascii="Aptos Narrow" w:hAnsi="Aptos Narrow"/>
                <w:color w:val="000000"/>
                <w:sz w:val="22"/>
                <w:szCs w:val="22"/>
                <w:lang w:val="en-PH" w:eastAsia="en-PH"/>
              </w:rPr>
              <w:t>R</w:t>
            </w:r>
            <w:r>
              <w:rPr>
                <w:rFonts w:ascii="Aptos Narrow" w:hAnsi="Aptos Narrow"/>
                <w:color w:val="000000"/>
                <w:sz w:val="22"/>
                <w:szCs w:val="22"/>
                <w:lang w:val="en-PH" w:eastAsia="en-PH"/>
              </w:rPr>
              <w:t>-square</w:t>
            </w:r>
          </w:p>
        </w:tc>
        <w:tc>
          <w:tcPr>
            <w:tcW w:w="3969" w:type="dxa"/>
            <w:shd w:val="clear" w:color="auto" w:fill="FFFFFF" w:themeFill="background1"/>
            <w:hideMark/>
          </w:tcPr>
          <w:p w14:paraId="7FA3A51C" w14:textId="77777777" w:rsidR="00A47F40" w:rsidRPr="000B3526" w:rsidRDefault="00A47F40" w:rsidP="00B562EC">
            <w:pPr>
              <w:spacing w:before="0"/>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en-PH" w:eastAsia="en-PH"/>
              </w:rPr>
            </w:pPr>
            <w:r w:rsidRPr="00E158C5">
              <w:rPr>
                <w:rFonts w:ascii="Aptos Narrow" w:hAnsi="Aptos Narrow"/>
                <w:color w:val="000000"/>
                <w:sz w:val="22"/>
                <w:szCs w:val="22"/>
                <w:lang w:eastAsia="en-PH"/>
              </w:rPr>
              <w:t>0.8961</w:t>
            </w:r>
          </w:p>
        </w:tc>
      </w:tr>
    </w:tbl>
    <w:p w14:paraId="205BF3E7" w14:textId="77777777" w:rsidR="00A47F40" w:rsidRDefault="00A47F40" w:rsidP="00A47F40">
      <w:pPr>
        <w:ind w:firstLine="0"/>
        <w:rPr>
          <w:i/>
          <w:iCs/>
          <w:lang w:val="en-PH"/>
        </w:rPr>
      </w:pPr>
    </w:p>
    <w:p w14:paraId="72A50CBD" w14:textId="6AF8D455" w:rsidR="00A47F40" w:rsidRPr="008B0E59" w:rsidRDefault="00A47F40" w:rsidP="008B0E59">
      <w:pPr>
        <w:ind w:firstLine="0"/>
        <w:rPr>
          <w:lang w:val="en-PH"/>
        </w:rPr>
      </w:pPr>
      <w:r>
        <w:rPr>
          <w:i/>
          <w:iCs/>
          <w:lang w:val="en-PH"/>
        </w:rPr>
        <w:tab/>
      </w:r>
      <w:r w:rsidRPr="00FA04C3">
        <w:t xml:space="preserve">The </w:t>
      </w:r>
      <w:r>
        <w:t>results</w:t>
      </w:r>
      <w:r w:rsidRPr="00FA04C3">
        <w:t xml:space="preserve"> of the Random Forest Regression model </w:t>
      </w:r>
      <w:r>
        <w:t>show</w:t>
      </w:r>
      <w:r w:rsidRPr="00FA04C3">
        <w:t xml:space="preserve"> </w:t>
      </w:r>
      <w:proofErr w:type="gramStart"/>
      <w:r w:rsidRPr="00FA04C3">
        <w:t>fairly satisfactory</w:t>
      </w:r>
      <w:proofErr w:type="gramEnd"/>
      <w:r w:rsidRPr="00FA04C3">
        <w:t xml:space="preserve"> performance on the test data set. </w:t>
      </w:r>
      <w:r>
        <w:t xml:space="preserve">The </w:t>
      </w:r>
      <w:r w:rsidRPr="00FA04C3">
        <w:t xml:space="preserve">Mean Squared Error (MSE) is 8,893.94 </w:t>
      </w:r>
      <w:r>
        <w:t>which</w:t>
      </w:r>
      <w:r w:rsidRPr="00FA04C3">
        <w:t xml:space="preserve"> calculates </w:t>
      </w:r>
      <w:r>
        <w:t xml:space="preserve">the </w:t>
      </w:r>
      <w:proofErr w:type="gramStart"/>
      <w:r w:rsidRPr="00FA04C3">
        <w:t>mean</w:t>
      </w:r>
      <w:proofErr w:type="gramEnd"/>
      <w:r w:rsidRPr="00FA04C3">
        <w:t xml:space="preserve"> of the square of the difference between the estimated and observed values. Though this error is higher than ideal the extent of this error largely depends </w:t>
      </w:r>
      <w:r>
        <w:t>on</w:t>
      </w:r>
      <w:r w:rsidRPr="00FA04C3">
        <w:t xml:space="preserve"> the scale of the target variable. MAE equals 70.83, which means that on average the model is off the true values by approximately 70 in the same units as the target variable. </w:t>
      </w:r>
      <w:r>
        <w:t>The coefficient</w:t>
      </w:r>
      <w:r w:rsidRPr="00FA04C3">
        <w:t xml:space="preserve"> of determination (R-sq) is calculated to be </w:t>
      </w:r>
      <w:proofErr w:type="gramStart"/>
      <w:r w:rsidRPr="00FA04C3">
        <w:t>0.896</w:t>
      </w:r>
      <w:proofErr w:type="gramEnd"/>
      <w:r w:rsidRPr="00FA04C3">
        <w:t xml:space="preserve"> which </w:t>
      </w:r>
      <w:r>
        <w:t>tells</w:t>
      </w:r>
      <w:r w:rsidRPr="00FA04C3">
        <w:t xml:space="preserve"> about 89.6 percent variation in the target variable. This translates to a relatively strong correlation between the features and the target </w:t>
      </w:r>
      <w:proofErr w:type="gramStart"/>
      <w:r w:rsidRPr="00FA04C3">
        <w:t>variable</w:t>
      </w:r>
      <w:proofErr w:type="gramEnd"/>
      <w:r w:rsidRPr="00FA04C3">
        <w:t xml:space="preserve"> which however is not as robust as the previous evaluation. These results suggest that, save for specific instances, the model is quite accurate and, if necessary, can be refined, </w:t>
      </w:r>
      <w:r>
        <w:t xml:space="preserve">and </w:t>
      </w:r>
      <w:r w:rsidRPr="00FA04C3">
        <w:t>supplemented with more data or new variables.</w:t>
      </w:r>
    </w:p>
    <w:p w14:paraId="0560D693" w14:textId="30412FBB" w:rsidR="000B3526" w:rsidRPr="008B0E59" w:rsidRDefault="00040517" w:rsidP="008B0E59">
      <w:pPr>
        <w:pStyle w:val="Heading2"/>
      </w:pPr>
      <w:bookmarkStart w:id="110" w:name="_Toc183076621"/>
      <w:r>
        <w:t>Detailed Forecast Analysis</w:t>
      </w:r>
      <w:bookmarkEnd w:id="110"/>
    </w:p>
    <w:p w14:paraId="5BFAEE6F" w14:textId="203E8C45" w:rsidR="008B0E59" w:rsidRDefault="008B0E59" w:rsidP="008B0E59">
      <w:pPr>
        <w:pStyle w:val="Caption"/>
      </w:pPr>
      <w:bookmarkStart w:id="111" w:name="_Toc183075745"/>
      <w:r>
        <w:t xml:space="preserve">Figure </w:t>
      </w:r>
      <w:r>
        <w:fldChar w:fldCharType="begin"/>
      </w:r>
      <w:r>
        <w:instrText xml:space="preserve"> SEQ Figure \* ARABIC </w:instrText>
      </w:r>
      <w:r>
        <w:fldChar w:fldCharType="separate"/>
      </w:r>
      <w:r w:rsidR="00B71F61">
        <w:rPr>
          <w:noProof/>
        </w:rPr>
        <w:t>14</w:t>
      </w:r>
      <w:r>
        <w:fldChar w:fldCharType="end"/>
      </w:r>
      <w:r>
        <w:t xml:space="preserve"> </w:t>
      </w:r>
      <w:r>
        <w:br/>
      </w:r>
      <w:r w:rsidRPr="008B0E59">
        <w:rPr>
          <w:b w:val="0"/>
          <w:bCs w:val="0"/>
          <w:i/>
          <w:iCs w:val="0"/>
        </w:rPr>
        <w:t>Corn Yield Predictions for the Next Ten Years</w:t>
      </w:r>
      <w:bookmarkEnd w:id="111"/>
    </w:p>
    <w:p w14:paraId="7E913D49" w14:textId="44D13002" w:rsidR="000B3526" w:rsidRPr="000B3526" w:rsidRDefault="008730D1" w:rsidP="000B3526">
      <w:pPr>
        <w:ind w:firstLine="0"/>
      </w:pPr>
      <w:r w:rsidRPr="008730D1">
        <w:rPr>
          <w:noProof/>
        </w:rPr>
        <w:lastRenderedPageBreak/>
        <w:drawing>
          <wp:inline distT="0" distB="0" distL="0" distR="0" wp14:anchorId="282B90A6" wp14:editId="07D39F21">
            <wp:extent cx="5274310" cy="3629025"/>
            <wp:effectExtent l="0" t="0" r="2540" b="9525"/>
            <wp:docPr id="1804862344"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62344" name="Picture 1" descr="A graph with a red line&#10;&#10;Description automatically generated"/>
                    <pic:cNvPicPr/>
                  </pic:nvPicPr>
                  <pic:blipFill>
                    <a:blip r:embed="rId35"/>
                    <a:stretch>
                      <a:fillRect/>
                    </a:stretch>
                  </pic:blipFill>
                  <pic:spPr>
                    <a:xfrm>
                      <a:off x="0" y="0"/>
                      <a:ext cx="5274310" cy="3629025"/>
                    </a:xfrm>
                    <a:prstGeom prst="rect">
                      <a:avLst/>
                    </a:prstGeom>
                  </pic:spPr>
                </pic:pic>
              </a:graphicData>
            </a:graphic>
          </wp:inline>
        </w:drawing>
      </w:r>
    </w:p>
    <w:p w14:paraId="57E6E570" w14:textId="36A4CA7C" w:rsidR="000B3526" w:rsidRPr="008B0E59" w:rsidRDefault="00947FF8" w:rsidP="008B0E59">
      <w:pPr>
        <w:rPr>
          <w:lang w:val="en-PH"/>
        </w:rPr>
      </w:pPr>
      <w:r>
        <w:rPr>
          <w:lang w:val="en-PH"/>
        </w:rPr>
        <w:t>Figure</w:t>
      </w:r>
      <w:r w:rsidR="00F86D5C" w:rsidRPr="00F86D5C">
        <w:rPr>
          <w:lang w:val="en-PH"/>
        </w:rPr>
        <w:t xml:space="preserve"> 1</w:t>
      </w:r>
      <w:r w:rsidR="008730D1">
        <w:rPr>
          <w:lang w:val="en-PH"/>
        </w:rPr>
        <w:t>2</w:t>
      </w:r>
      <w:r w:rsidR="00F86D5C" w:rsidRPr="00F86D5C">
        <w:rPr>
          <w:lang w:val="en-PH"/>
        </w:rPr>
        <w:t xml:space="preserve"> </w:t>
      </w:r>
      <w:r w:rsidR="00F86D5C">
        <w:rPr>
          <w:lang w:val="en-PH"/>
        </w:rPr>
        <w:t>shows</w:t>
      </w:r>
      <w:r w:rsidR="00F86D5C" w:rsidRPr="00F86D5C">
        <w:rPr>
          <w:lang w:val="en-PH"/>
        </w:rPr>
        <w:t xml:space="preserve"> the forecast of corn production yields in the next decade revealing a slight decline in 202</w:t>
      </w:r>
      <w:r w:rsidR="008730D1">
        <w:rPr>
          <w:lang w:val="en-PH"/>
        </w:rPr>
        <w:t>3</w:t>
      </w:r>
      <w:r w:rsidR="00F86D5C" w:rsidRPr="00F86D5C">
        <w:rPr>
          <w:lang w:val="en-PH"/>
        </w:rPr>
        <w:t xml:space="preserve"> and </w:t>
      </w:r>
      <w:r>
        <w:rPr>
          <w:lang w:val="en-PH"/>
        </w:rPr>
        <w:t xml:space="preserve">a </w:t>
      </w:r>
      <w:r w:rsidR="00F86D5C" w:rsidRPr="00F86D5C">
        <w:rPr>
          <w:lang w:val="en-PH"/>
        </w:rPr>
        <w:t xml:space="preserve">small volatile fluctuation in the remained years till 2033. The initial drop in the model can </w:t>
      </w:r>
      <w:r>
        <w:rPr>
          <w:lang w:val="en-PH"/>
        </w:rPr>
        <w:t>indicate</w:t>
      </w:r>
      <w:r w:rsidR="00F86D5C" w:rsidRPr="00F86D5C">
        <w:rPr>
          <w:lang w:val="en-PH"/>
        </w:rPr>
        <w:t xml:space="preserve"> that the model is detecting upcoming difficulties or changes </w:t>
      </w:r>
      <w:r>
        <w:rPr>
          <w:lang w:val="en-PH"/>
        </w:rPr>
        <w:t>shortly</w:t>
      </w:r>
      <w:r w:rsidR="00F86D5C" w:rsidRPr="00F86D5C">
        <w:rPr>
          <w:lang w:val="en-PH"/>
        </w:rPr>
        <w:t xml:space="preserve"> and may be attributable to climate conditions, </w:t>
      </w:r>
      <w:r>
        <w:rPr>
          <w:lang w:val="en-PH"/>
        </w:rPr>
        <w:t>changes</w:t>
      </w:r>
      <w:r w:rsidR="00F86D5C" w:rsidRPr="00F86D5C">
        <w:rPr>
          <w:lang w:val="en-PH"/>
        </w:rPr>
        <w:t xml:space="preserve"> </w:t>
      </w:r>
      <w:r w:rsidR="008730D1">
        <w:rPr>
          <w:lang w:val="en-PH"/>
        </w:rPr>
        <w:t>in</w:t>
      </w:r>
      <w:r w:rsidR="00F86D5C" w:rsidRPr="00F86D5C">
        <w:rPr>
          <w:lang w:val="en-PH"/>
        </w:rPr>
        <w:t xml:space="preserve"> policies on agriculture, or market changes. This is followed by more stable values suggesting that the model predicts conditions to become more settled and deliver a reasonably consistent level in the subsequent years. Such a type of forecasting is helpful for farmers and </w:t>
      </w:r>
      <w:r>
        <w:rPr>
          <w:lang w:val="en-PH"/>
        </w:rPr>
        <w:t>policymakers</w:t>
      </w:r>
      <w:r w:rsidR="00F86D5C" w:rsidRPr="00F86D5C">
        <w:rPr>
          <w:lang w:val="en-PH"/>
        </w:rPr>
        <w:t xml:space="preserve"> who anticipate the change and regulate production depending on the forecasted trends.</w:t>
      </w:r>
    </w:p>
    <w:p w14:paraId="4DD64020" w14:textId="2F61CDDD" w:rsidR="008B0E59" w:rsidRDefault="008B0E59" w:rsidP="008B0E59">
      <w:pPr>
        <w:pStyle w:val="Caption"/>
      </w:pPr>
      <w:bookmarkStart w:id="112" w:name="_Toc183075746"/>
      <w:r>
        <w:t xml:space="preserve">Figure </w:t>
      </w:r>
      <w:r>
        <w:fldChar w:fldCharType="begin"/>
      </w:r>
      <w:r>
        <w:instrText xml:space="preserve"> SEQ Figure \* ARABIC </w:instrText>
      </w:r>
      <w:r>
        <w:fldChar w:fldCharType="separate"/>
      </w:r>
      <w:r w:rsidR="00B71F61">
        <w:rPr>
          <w:noProof/>
        </w:rPr>
        <w:t>15</w:t>
      </w:r>
      <w:r>
        <w:fldChar w:fldCharType="end"/>
      </w:r>
      <w:r>
        <w:t xml:space="preserve"> </w:t>
      </w:r>
      <w:r>
        <w:br/>
      </w:r>
      <w:r w:rsidRPr="008B0E59">
        <w:rPr>
          <w:b w:val="0"/>
          <w:bCs w:val="0"/>
          <w:i/>
          <w:iCs w:val="0"/>
        </w:rPr>
        <w:t>Palay Yield Predictions for the Next Ten Years</w:t>
      </w:r>
      <w:bookmarkEnd w:id="112"/>
    </w:p>
    <w:p w14:paraId="173ECC0B" w14:textId="6A36D766" w:rsidR="000B3526" w:rsidRPr="000B3526" w:rsidRDefault="00FA04C3" w:rsidP="000B3526">
      <w:pPr>
        <w:ind w:firstLine="0"/>
        <w:rPr>
          <w:i/>
          <w:iCs/>
        </w:rPr>
      </w:pPr>
      <w:r w:rsidRPr="00FA04C3">
        <w:rPr>
          <w:i/>
          <w:iCs/>
          <w:noProof/>
        </w:rPr>
        <w:lastRenderedPageBreak/>
        <w:drawing>
          <wp:inline distT="0" distB="0" distL="0" distR="0" wp14:anchorId="52E90F06" wp14:editId="4E162169">
            <wp:extent cx="5274310" cy="3693795"/>
            <wp:effectExtent l="0" t="0" r="2540" b="1905"/>
            <wp:docPr id="59264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44403" name=""/>
                    <pic:cNvPicPr/>
                  </pic:nvPicPr>
                  <pic:blipFill>
                    <a:blip r:embed="rId36"/>
                    <a:stretch>
                      <a:fillRect/>
                    </a:stretch>
                  </pic:blipFill>
                  <pic:spPr>
                    <a:xfrm>
                      <a:off x="0" y="0"/>
                      <a:ext cx="5274310" cy="3693795"/>
                    </a:xfrm>
                    <a:prstGeom prst="rect">
                      <a:avLst/>
                    </a:prstGeom>
                  </pic:spPr>
                </pic:pic>
              </a:graphicData>
            </a:graphic>
          </wp:inline>
        </w:drawing>
      </w:r>
    </w:p>
    <w:p w14:paraId="79E4BD84" w14:textId="68D6C366" w:rsidR="000B3526" w:rsidRPr="000B3526" w:rsidRDefault="00F86D5C" w:rsidP="00F86D5C">
      <w:pPr>
        <w:rPr>
          <w:lang w:val="en-PH"/>
        </w:rPr>
      </w:pPr>
      <w:r>
        <w:t>Table 1</w:t>
      </w:r>
      <w:r w:rsidR="00FD2A28">
        <w:t>3</w:t>
      </w:r>
      <w:r>
        <w:t xml:space="preserve"> shows the</w:t>
      </w:r>
      <w:r w:rsidRPr="00F86D5C">
        <w:t xml:space="preserve"> </w:t>
      </w:r>
      <w:r>
        <w:t>forecasted</w:t>
      </w:r>
      <w:r w:rsidRPr="00F86D5C">
        <w:t xml:space="preserve"> yield for palay up to the coming ten years whereby the yield will slightly decrease in the first few years then gradually rise. After that, there is a slight increase from 202</w:t>
      </w:r>
      <w:r w:rsidR="00FD2A28">
        <w:t>3</w:t>
      </w:r>
      <w:r w:rsidRPr="00F86D5C">
        <w:t xml:space="preserve"> to 202</w:t>
      </w:r>
      <w:r w:rsidR="00FD2A28">
        <w:t>5</w:t>
      </w:r>
      <w:r w:rsidRPr="00F86D5C">
        <w:t>, a further increase from 202</w:t>
      </w:r>
      <w:r w:rsidR="00FD2A28">
        <w:t>9</w:t>
      </w:r>
      <w:r w:rsidRPr="00F86D5C">
        <w:t xml:space="preserve"> and a sharp rise in 203</w:t>
      </w:r>
      <w:r w:rsidR="00FD2A28">
        <w:t>1</w:t>
      </w:r>
      <w:r w:rsidRPr="00F86D5C">
        <w:t>. This upward trend in the later years may be due to better practices in agriculture or technology or better environment conditions expected by the model. Such forecasts are useful for strategic purposes in the agricultural industry and offer information that can be used in decision making regarding crop productivity, investment in technologies and resources to obtain optimum yield results in the subsequent ten years.</w:t>
      </w:r>
    </w:p>
    <w:p w14:paraId="523E0C37" w14:textId="77777777" w:rsidR="007D3845" w:rsidRPr="007D3845" w:rsidRDefault="007D3845" w:rsidP="007D3845"/>
    <w:p w14:paraId="1CF46A7E" w14:textId="77777777" w:rsidR="00E97692" w:rsidRDefault="00E97692" w:rsidP="00E97692">
      <w:pPr>
        <w:pStyle w:val="Heading1"/>
        <w:rPr>
          <w:b/>
          <w:bCs w:val="0"/>
        </w:rPr>
      </w:pPr>
      <w:bookmarkStart w:id="113" w:name="_Toc170459622"/>
      <w:bookmarkStart w:id="114" w:name="_Toc183076622"/>
      <w:r w:rsidRPr="008B7D74">
        <w:lastRenderedPageBreak/>
        <w:t>Chapter 5</w:t>
      </w:r>
      <w:r w:rsidRPr="008B7D74">
        <w:br/>
      </w:r>
      <w:r w:rsidRPr="00270B82">
        <w:rPr>
          <w:b/>
          <w:bCs w:val="0"/>
        </w:rPr>
        <w:t>CONCLUSION AND RECOMMENDATIONS</w:t>
      </w:r>
      <w:bookmarkEnd w:id="113"/>
      <w:bookmarkEnd w:id="114"/>
    </w:p>
    <w:p w14:paraId="4C3BB5D2" w14:textId="77777777" w:rsidR="003824EE" w:rsidRDefault="003824EE" w:rsidP="003824EE">
      <w:pPr>
        <w:pStyle w:val="Heading2"/>
      </w:pPr>
      <w:bookmarkStart w:id="115" w:name="_Toc170459623"/>
      <w:bookmarkStart w:id="116" w:name="_Toc183076623"/>
      <w:commentRangeStart w:id="117"/>
      <w:r>
        <w:t>Conclusion</w:t>
      </w:r>
      <w:commentRangeEnd w:id="117"/>
      <w:r>
        <w:rPr>
          <w:rStyle w:val="CommentReference"/>
          <w:b w:val="0"/>
        </w:rPr>
        <w:commentReference w:id="117"/>
      </w:r>
      <w:bookmarkEnd w:id="115"/>
      <w:bookmarkEnd w:id="116"/>
    </w:p>
    <w:p w14:paraId="052F353F" w14:textId="48BB08C2" w:rsidR="003824EE" w:rsidRDefault="00DE0AAE" w:rsidP="00DE0AAE">
      <w:r w:rsidRPr="00DE0AAE">
        <w:t xml:space="preserve">This project was able to establish a machine learning-driven system for projecting long-term crop yields of palay and corn in the Philippines. The system is based on the random forest regression, the decision </w:t>
      </w:r>
      <w:r w:rsidR="001D5117">
        <w:t>tree</w:t>
      </w:r>
      <w:r w:rsidRPr="00DE0AAE">
        <w:t xml:space="preserve"> was chosen due to its capacity to work with big and complex datasets. This model performs well in modeling non-linear patterns and is less volatile across different data settings; thus, suitable for the agricultural data of this research. The system development process included extensive stages such as data gathering from the Philippine Statistics Authority and data preprocessing due to data errors and missing values. Features were drawn out using feature extraction where much emphasis was put on the features that would give meaningful predictors of the outcome variable and the subsequent model tuning to enhance the predictive performance of the model.</w:t>
      </w:r>
    </w:p>
    <w:p w14:paraId="39371421" w14:textId="595CC926" w:rsidR="00DE0AAE" w:rsidRDefault="00DE0AAE" w:rsidP="00DE0AAE">
      <w:r w:rsidRPr="00DE0AAE">
        <w:t>The research also benefits the agricultural field by improving the ability to predict crop yield more efficiently. This advancement is important to enhance agricultural yield, efficient utilization of resources</w:t>
      </w:r>
      <w:r w:rsidR="00947FF8">
        <w:t>,</w:t>
      </w:r>
      <w:r w:rsidRPr="00DE0AAE">
        <w:t xml:space="preserve"> and market regulation in </w:t>
      </w:r>
      <w:r w:rsidR="00947FF8">
        <w:t xml:space="preserve">the </w:t>
      </w:r>
      <w:r w:rsidRPr="00DE0AAE">
        <w:t xml:space="preserve">Philippines and has made </w:t>
      </w:r>
      <w:r w:rsidR="00947FF8">
        <w:t xml:space="preserve">a </w:t>
      </w:r>
      <w:r w:rsidRPr="00DE0AAE">
        <w:t xml:space="preserve">significant contribution to food security at </w:t>
      </w:r>
      <w:r w:rsidR="00947FF8">
        <w:t xml:space="preserve">the </w:t>
      </w:r>
      <w:r w:rsidRPr="00DE0AAE">
        <w:t xml:space="preserve">community and national </w:t>
      </w:r>
      <w:r w:rsidR="00947FF8">
        <w:t>levels</w:t>
      </w:r>
      <w:r w:rsidRPr="00DE0AAE">
        <w:t xml:space="preserve">. The effectiveness of the model was measured based on Mean Absolute Error (MAE), Root Mean Square Error (RMSE) and Coefficient of determination (R-squared). All these metrics together confirmed the model proving that it can generate accurate and reliable </w:t>
      </w:r>
      <w:r w:rsidR="00947FF8">
        <w:t>forecasts</w:t>
      </w:r>
      <w:r w:rsidRPr="00DE0AAE">
        <w:t xml:space="preserve"> within acceptable error bounds.</w:t>
      </w:r>
    </w:p>
    <w:p w14:paraId="1A4B9EB7" w14:textId="3813726A" w:rsidR="00DE0AAE" w:rsidRPr="003824EE" w:rsidRDefault="00DE0AAE" w:rsidP="00DE0AAE">
      <w:r w:rsidRPr="00DE0AAE">
        <w:t xml:space="preserve">The results showed that the random forest model provided the values of exceptional predictive accuracy; the value of R² explained that a large amount of variance in the crop yields was explained well. The lower MAE and RMSE values also similarly supported the </w:t>
      </w:r>
      <w:r w:rsidRPr="00DE0AAE">
        <w:lastRenderedPageBreak/>
        <w:t xml:space="preserve">conclusion that the proposed model </w:t>
      </w:r>
      <w:r w:rsidR="00E5099F" w:rsidRPr="00DE0AAE">
        <w:t>can,</w:t>
      </w:r>
      <w:r w:rsidRPr="00DE0AAE">
        <w:t xml:space="preserve"> with reasonable accuracy estimate crop yields, thereby enriching the possibilities of precise planning and management of plant production. The forecasting system brings a lot of practical values to the farmers, the agricultural businesses, and the related policy makers. Through its realistic yield estimates it underpins effective and informed agricultural planning, efficient </w:t>
      </w:r>
      <w:r w:rsidR="00E5099F" w:rsidRPr="00DE0AAE">
        <w:t>utilization</w:t>
      </w:r>
      <w:r w:rsidRPr="00DE0AAE">
        <w:t xml:space="preserve"> of resources</w:t>
      </w:r>
      <w:r w:rsidR="009C7BE5">
        <w:t>,</w:t>
      </w:r>
      <w:r w:rsidRPr="00DE0AAE">
        <w:t xml:space="preserve"> and managing the risks arising from crop yield volatilities and instability hence enhancing food production stability and economic stability.</w:t>
      </w:r>
    </w:p>
    <w:p w14:paraId="451BDF0A" w14:textId="77777777" w:rsidR="003824EE" w:rsidRDefault="003824EE" w:rsidP="003824EE">
      <w:pPr>
        <w:pStyle w:val="Heading2"/>
      </w:pPr>
      <w:bookmarkStart w:id="118" w:name="_Toc183076624"/>
      <w:commentRangeStart w:id="119"/>
      <w:r>
        <w:t>Recommendations</w:t>
      </w:r>
      <w:commentRangeEnd w:id="119"/>
      <w:r>
        <w:rPr>
          <w:rStyle w:val="CommentReference"/>
          <w:b w:val="0"/>
        </w:rPr>
        <w:commentReference w:id="119"/>
      </w:r>
      <w:bookmarkEnd w:id="118"/>
    </w:p>
    <w:p w14:paraId="1AD165E2" w14:textId="5A6A38D7" w:rsidR="003824EE" w:rsidRPr="003824EE" w:rsidRDefault="00DE0AAE" w:rsidP="00DE0AAE">
      <w:r w:rsidRPr="00DE0AAE">
        <w:t xml:space="preserve">For future research to improve on the findings of this thesis on long-term crop yield forecasting using machine learning in the Philippines, the following enhancements should be considered. Adding real time data would add a lot of value to the model; climatic and soil data obtained through </w:t>
      </w:r>
      <w:proofErr w:type="spellStart"/>
      <w:r w:rsidRPr="00DE0AAE">
        <w:t>Iot</w:t>
      </w:r>
      <w:proofErr w:type="spellEnd"/>
      <w:r w:rsidRPr="00DE0AAE">
        <w:t xml:space="preserve"> sensors and satellite would enable the model to respond to current climate conditions. Further, the expansion of other machine learning methods, like Deep Learning Neural </w:t>
      </w:r>
      <w:r w:rsidR="00E5099F" w:rsidRPr="00DE0AAE">
        <w:t>Networks,</w:t>
      </w:r>
      <w:r w:rsidRPr="00DE0AAE">
        <w:t xml:space="preserve"> especially Long Short-Term Memory (LSTM) </w:t>
      </w:r>
      <w:r w:rsidR="00E5099F" w:rsidRPr="00DE0AAE">
        <w:t>network,</w:t>
      </w:r>
      <w:r w:rsidRPr="00DE0AAE">
        <w:t xml:space="preserve"> might serve temporal dependencies and non</w:t>
      </w:r>
      <w:r w:rsidR="009C7BE5">
        <w:t>-</w:t>
      </w:r>
      <w:r w:rsidRPr="00DE0AAE">
        <w:t xml:space="preserve">linear relationship, thereby enhancing yield forecasts. Moreover, applying the described model to the other agricultural areas with different climates could be useful to verify </w:t>
      </w:r>
      <w:proofErr w:type="gramStart"/>
      <w:r w:rsidRPr="00DE0AAE">
        <w:t>its</w:t>
      </w:r>
      <w:proofErr w:type="gramEnd"/>
      <w:r w:rsidRPr="00DE0AAE">
        <w:t xml:space="preserve"> efficiency in different climate zones to get deeper understanding of its versatility.</w:t>
      </w:r>
    </w:p>
    <w:p w14:paraId="1B240DA8" w14:textId="77777777" w:rsidR="003824EE" w:rsidRPr="003824EE" w:rsidRDefault="003824EE" w:rsidP="003824EE">
      <w:pPr>
        <w:ind w:firstLine="0"/>
      </w:pPr>
    </w:p>
    <w:p w14:paraId="0B70442F" w14:textId="1932375D" w:rsidR="00EE0FA1" w:rsidRPr="00C546BD" w:rsidRDefault="00EE0FA1" w:rsidP="00EE0FA1">
      <w:pPr>
        <w:pStyle w:val="Heading1"/>
        <w:rPr>
          <w:b/>
          <w:bCs w:val="0"/>
        </w:rPr>
      </w:pPr>
      <w:bookmarkStart w:id="120" w:name="_Toc183076625"/>
      <w:r w:rsidRPr="00C546BD">
        <w:rPr>
          <w:b/>
          <w:bCs w:val="0"/>
        </w:rPr>
        <w:t>Bibliography</w:t>
      </w:r>
      <w:bookmarkEnd w:id="77"/>
      <w:bookmarkEnd w:id="120"/>
    </w:p>
    <w:p w14:paraId="201DB0A3" w14:textId="0C30EF4F" w:rsidR="004F2BFF" w:rsidRPr="00C546BD" w:rsidRDefault="004F2BFF" w:rsidP="00D7442A">
      <w:pPr>
        <w:pStyle w:val="NormalWeb"/>
        <w:spacing w:before="0" w:beforeAutospacing="0" w:after="0" w:afterAutospacing="0" w:line="480" w:lineRule="auto"/>
        <w:ind w:left="600" w:hanging="600"/>
        <w:rPr>
          <w:szCs w:val="23"/>
        </w:rPr>
      </w:pPr>
      <w:r w:rsidRPr="00C546BD">
        <w:rPr>
          <w:color w:val="000000"/>
          <w:szCs w:val="23"/>
        </w:rPr>
        <w:t>Alam, M. (2024, April 18). </w:t>
      </w:r>
      <w:r w:rsidRPr="00C546BD">
        <w:rPr>
          <w:i/>
          <w:iCs/>
          <w:color w:val="000000"/>
          <w:szCs w:val="23"/>
        </w:rPr>
        <w:t>What is a Decision Tree? Definition, Examples, Model, Advantages, Analysis, and Samples</w:t>
      </w:r>
      <w:r w:rsidRPr="00C546BD">
        <w:rPr>
          <w:color w:val="000000"/>
          <w:szCs w:val="23"/>
        </w:rPr>
        <w:t xml:space="preserve">. IdeaScale.com. </w:t>
      </w:r>
      <w:hyperlink r:id="rId37" w:history="1">
        <w:r w:rsidRPr="00C546BD">
          <w:rPr>
            <w:rStyle w:val="Hyperlink"/>
            <w:szCs w:val="23"/>
          </w:rPr>
          <w:t>https://ideascale.com/blog/what-is-a-decision-tree/</w:t>
        </w:r>
      </w:hyperlink>
    </w:p>
    <w:p w14:paraId="7B6B284F" w14:textId="7D89E256" w:rsidR="00251FC7" w:rsidRPr="00C546BD" w:rsidRDefault="00251FC7" w:rsidP="00D7442A">
      <w:pPr>
        <w:pStyle w:val="NormalWeb"/>
        <w:spacing w:before="0" w:beforeAutospacing="0" w:after="0" w:afterAutospacing="0" w:line="480" w:lineRule="auto"/>
        <w:ind w:left="600" w:hanging="600"/>
        <w:rPr>
          <w:color w:val="0000FF" w:themeColor="hyperlink"/>
          <w:szCs w:val="23"/>
          <w:u w:val="single"/>
        </w:rPr>
      </w:pPr>
      <w:r w:rsidRPr="00C546BD">
        <w:rPr>
          <w:color w:val="000000"/>
          <w:szCs w:val="23"/>
        </w:rPr>
        <w:lastRenderedPageBreak/>
        <w:t>Bajaj, A. (2022, July 21). </w:t>
      </w:r>
      <w:r w:rsidRPr="00C546BD">
        <w:rPr>
          <w:i/>
          <w:iCs/>
          <w:color w:val="000000"/>
          <w:szCs w:val="23"/>
        </w:rPr>
        <w:t>Performance Metrics in Machine Learning [Complete Guide] - neptune.ai</w:t>
      </w:r>
      <w:r w:rsidRPr="00C546BD">
        <w:rPr>
          <w:color w:val="000000"/>
          <w:szCs w:val="23"/>
        </w:rPr>
        <w:t xml:space="preserve">. Neptune.ai. </w:t>
      </w:r>
      <w:hyperlink r:id="rId38" w:history="1">
        <w:r w:rsidRPr="00C546BD">
          <w:rPr>
            <w:rStyle w:val="Hyperlink"/>
            <w:szCs w:val="23"/>
          </w:rPr>
          <w:t>https://neptune.ai/blog/performance-metrics-in-machine-learning-complete-guide</w:t>
        </w:r>
      </w:hyperlink>
    </w:p>
    <w:p w14:paraId="7482E575" w14:textId="2713B49A" w:rsidR="004F2BFF" w:rsidRPr="00C546BD" w:rsidRDefault="004F2BFF" w:rsidP="00D7442A">
      <w:pPr>
        <w:pStyle w:val="NormalWeb"/>
        <w:spacing w:before="0" w:beforeAutospacing="0" w:after="0" w:afterAutospacing="0" w:line="480" w:lineRule="auto"/>
        <w:ind w:left="600" w:hanging="600"/>
        <w:rPr>
          <w:rStyle w:val="Hyperlink"/>
          <w:szCs w:val="23"/>
        </w:rPr>
      </w:pPr>
      <w:r w:rsidRPr="00C546BD">
        <w:rPr>
          <w:color w:val="000000"/>
          <w:szCs w:val="23"/>
        </w:rPr>
        <w:t>Chauhan, A. (2021, February 23). </w:t>
      </w:r>
      <w:r w:rsidRPr="00C546BD">
        <w:rPr>
          <w:i/>
          <w:iCs/>
          <w:color w:val="000000"/>
          <w:szCs w:val="23"/>
        </w:rPr>
        <w:t>Random Forest Classifier and its Hyperparameters - Analytics Vidhya</w:t>
      </w:r>
      <w:r w:rsidRPr="00C546BD">
        <w:rPr>
          <w:color w:val="000000"/>
          <w:szCs w:val="23"/>
        </w:rPr>
        <w:t xml:space="preserve">. Medium; Analytics Vidhya. </w:t>
      </w:r>
      <w:hyperlink r:id="rId39" w:history="1">
        <w:r w:rsidRPr="00C546BD">
          <w:rPr>
            <w:rStyle w:val="Hyperlink"/>
            <w:szCs w:val="23"/>
          </w:rPr>
          <w:t>https://medium.com/analytics-vidhya/random-forest-classifier-and-its-hyperparameters-8467bec755f6</w:t>
        </w:r>
      </w:hyperlink>
    </w:p>
    <w:p w14:paraId="05B3CC1F" w14:textId="715870CB" w:rsidR="004F2BFF" w:rsidRPr="00C546BD" w:rsidRDefault="004F2BFF" w:rsidP="00D7442A">
      <w:pPr>
        <w:pStyle w:val="NormalWeb"/>
        <w:spacing w:before="0" w:beforeAutospacing="0" w:after="0" w:afterAutospacing="0" w:line="480" w:lineRule="auto"/>
        <w:ind w:left="600" w:hanging="600"/>
        <w:rPr>
          <w:rStyle w:val="Hyperlink"/>
          <w:szCs w:val="23"/>
        </w:rPr>
      </w:pPr>
      <w:proofErr w:type="spellStart"/>
      <w:r w:rsidRPr="00C546BD">
        <w:rPr>
          <w:color w:val="000000"/>
          <w:szCs w:val="23"/>
        </w:rPr>
        <w:t>Codecademy</w:t>
      </w:r>
      <w:proofErr w:type="spellEnd"/>
      <w:r w:rsidRPr="00C546BD">
        <w:rPr>
          <w:color w:val="000000"/>
          <w:szCs w:val="23"/>
        </w:rPr>
        <w:t>. (2024). </w:t>
      </w:r>
      <w:r w:rsidRPr="00C546BD">
        <w:rPr>
          <w:i/>
          <w:iCs/>
          <w:color w:val="000000"/>
          <w:szCs w:val="23"/>
        </w:rPr>
        <w:t>What is Scikit-Learn?</w:t>
      </w:r>
      <w:r w:rsidRPr="00C546BD">
        <w:rPr>
          <w:color w:val="000000"/>
          <w:szCs w:val="23"/>
        </w:rPr>
        <w:t> </w:t>
      </w:r>
      <w:proofErr w:type="spellStart"/>
      <w:r w:rsidRPr="00C546BD">
        <w:rPr>
          <w:color w:val="000000"/>
          <w:szCs w:val="23"/>
        </w:rPr>
        <w:t>Codecademy</w:t>
      </w:r>
      <w:proofErr w:type="spellEnd"/>
      <w:r w:rsidRPr="00C546BD">
        <w:rPr>
          <w:color w:val="000000"/>
          <w:szCs w:val="23"/>
        </w:rPr>
        <w:t xml:space="preserve">; </w:t>
      </w:r>
      <w:proofErr w:type="spellStart"/>
      <w:r w:rsidRPr="00C546BD">
        <w:rPr>
          <w:color w:val="000000"/>
          <w:szCs w:val="23"/>
        </w:rPr>
        <w:t>Codecademy</w:t>
      </w:r>
      <w:proofErr w:type="spellEnd"/>
      <w:r w:rsidRPr="00C546BD">
        <w:rPr>
          <w:color w:val="000000"/>
          <w:szCs w:val="23"/>
        </w:rPr>
        <w:t xml:space="preserve">. </w:t>
      </w:r>
      <w:hyperlink r:id="rId40" w:history="1">
        <w:r w:rsidRPr="00C546BD">
          <w:rPr>
            <w:rStyle w:val="Hyperlink"/>
            <w:szCs w:val="23"/>
          </w:rPr>
          <w:t>https://www.codecademy.com/article/scikit-learn</w:t>
        </w:r>
      </w:hyperlink>
    </w:p>
    <w:p w14:paraId="53C09854" w14:textId="1575B094" w:rsidR="00251FC7" w:rsidRPr="00C546BD" w:rsidRDefault="00251FC7" w:rsidP="00D7442A">
      <w:pPr>
        <w:spacing w:before="0" w:after="0"/>
        <w:ind w:left="600" w:hanging="600"/>
        <w:contextualSpacing w:val="0"/>
        <w:jc w:val="left"/>
        <w:rPr>
          <w:color w:val="000000"/>
          <w:szCs w:val="23"/>
          <w:lang w:eastAsia="en-PH"/>
        </w:rPr>
      </w:pPr>
      <w:commentRangeStart w:id="121"/>
      <w:r w:rsidRPr="00C546BD">
        <w:rPr>
          <w:color w:val="000000"/>
          <w:szCs w:val="23"/>
          <w:lang w:eastAsia="en-PH"/>
        </w:rPr>
        <w:t>Fetzer, J. H. (1990). What is Artificial Intelligence? </w:t>
      </w:r>
      <w:r w:rsidRPr="00C546BD">
        <w:rPr>
          <w:i/>
          <w:iCs/>
          <w:color w:val="000000"/>
          <w:szCs w:val="23"/>
          <w:lang w:eastAsia="en-PH"/>
        </w:rPr>
        <w:t>Studies in Cognitive Systems, 3</w:t>
      </w:r>
      <w:r w:rsidRPr="00C546BD">
        <w:rPr>
          <w:color w:val="000000"/>
          <w:szCs w:val="23"/>
          <w:lang w:eastAsia="en-PH"/>
        </w:rPr>
        <w:t xml:space="preserve">–27. </w:t>
      </w:r>
      <w:hyperlink r:id="rId41" w:history="1">
        <w:r w:rsidRPr="00C546BD">
          <w:rPr>
            <w:rStyle w:val="Hyperlink"/>
            <w:szCs w:val="23"/>
            <w:lang w:eastAsia="en-PH"/>
          </w:rPr>
          <w:t>https://doi.org/10.1007/978-94-009-1900-6_1</w:t>
        </w:r>
      </w:hyperlink>
      <w:commentRangeEnd w:id="121"/>
      <w:r w:rsidR="006616FD" w:rsidRPr="00C546BD">
        <w:rPr>
          <w:rStyle w:val="CommentReference"/>
        </w:rPr>
        <w:commentReference w:id="121"/>
      </w:r>
    </w:p>
    <w:p w14:paraId="394D9567" w14:textId="6F70421D" w:rsidR="00251FC7" w:rsidRPr="00C546BD" w:rsidRDefault="00251FC7" w:rsidP="00D7442A">
      <w:pPr>
        <w:spacing w:before="0" w:after="0"/>
        <w:ind w:left="600" w:hanging="600"/>
        <w:contextualSpacing w:val="0"/>
        <w:jc w:val="left"/>
        <w:rPr>
          <w:rStyle w:val="Hyperlink"/>
          <w:szCs w:val="23"/>
        </w:rPr>
      </w:pPr>
      <w:r w:rsidRPr="00C546BD">
        <w:rPr>
          <w:color w:val="000000"/>
          <w:szCs w:val="23"/>
        </w:rPr>
        <w:t>Frost, J. (2023, May 6). </w:t>
      </w:r>
      <w:r w:rsidRPr="00C546BD">
        <w:rPr>
          <w:i/>
          <w:iCs/>
          <w:color w:val="000000"/>
          <w:szCs w:val="23"/>
        </w:rPr>
        <w:t>Root Mean Square Error (RMSE)</w:t>
      </w:r>
      <w:r w:rsidRPr="00C546BD">
        <w:rPr>
          <w:color w:val="000000"/>
          <w:szCs w:val="23"/>
        </w:rPr>
        <w:t xml:space="preserve">. Statistics by Jim. </w:t>
      </w:r>
      <w:hyperlink r:id="rId42" w:history="1">
        <w:r w:rsidRPr="00C546BD">
          <w:rPr>
            <w:rStyle w:val="Hyperlink"/>
            <w:szCs w:val="23"/>
          </w:rPr>
          <w:t>https://statisticsbyjim.com/regression/root-mean-square-error-rmse/</w:t>
        </w:r>
      </w:hyperlink>
    </w:p>
    <w:p w14:paraId="21F3A7F1" w14:textId="4FC627AB" w:rsidR="00251FC7" w:rsidRPr="00C546BD" w:rsidRDefault="00251FC7" w:rsidP="00D7442A">
      <w:pPr>
        <w:spacing w:before="0" w:after="0"/>
        <w:ind w:left="600" w:hanging="600"/>
        <w:contextualSpacing w:val="0"/>
        <w:jc w:val="left"/>
        <w:rPr>
          <w:color w:val="000000"/>
          <w:szCs w:val="23"/>
          <w:lang w:eastAsia="en-PH"/>
        </w:rPr>
      </w:pPr>
      <w:commentRangeStart w:id="122"/>
      <w:proofErr w:type="spellStart"/>
      <w:r w:rsidRPr="00C546BD">
        <w:rPr>
          <w:color w:val="000000"/>
          <w:szCs w:val="23"/>
          <w:lang w:eastAsia="en-PH"/>
        </w:rPr>
        <w:t>Genuer</w:t>
      </w:r>
      <w:proofErr w:type="spellEnd"/>
      <w:r w:rsidRPr="00C546BD">
        <w:rPr>
          <w:color w:val="000000"/>
          <w:szCs w:val="23"/>
          <w:lang w:eastAsia="en-PH"/>
        </w:rPr>
        <w:t>, R., &amp; Poggi, J.-M. (2020). Random Forests. </w:t>
      </w:r>
      <w:r w:rsidRPr="00C546BD">
        <w:rPr>
          <w:i/>
          <w:iCs/>
          <w:color w:val="000000"/>
          <w:szCs w:val="23"/>
          <w:lang w:eastAsia="en-PH"/>
        </w:rPr>
        <w:t xml:space="preserve">Use </w:t>
      </w:r>
      <w:proofErr w:type="gramStart"/>
      <w:r w:rsidRPr="00C546BD">
        <w:rPr>
          <w:i/>
          <w:iCs/>
          <w:color w:val="000000"/>
          <w:szCs w:val="23"/>
          <w:lang w:eastAsia="en-PH"/>
        </w:rPr>
        <w:t>R!,</w:t>
      </w:r>
      <w:proofErr w:type="gramEnd"/>
      <w:r w:rsidRPr="00C546BD">
        <w:rPr>
          <w:i/>
          <w:iCs/>
          <w:color w:val="000000"/>
          <w:szCs w:val="23"/>
          <w:lang w:eastAsia="en-PH"/>
        </w:rPr>
        <w:t xml:space="preserve"> 33</w:t>
      </w:r>
      <w:r w:rsidRPr="00C546BD">
        <w:rPr>
          <w:color w:val="000000"/>
          <w:szCs w:val="23"/>
          <w:lang w:eastAsia="en-PH"/>
        </w:rPr>
        <w:t xml:space="preserve">–55. </w:t>
      </w:r>
      <w:hyperlink r:id="rId43" w:history="1">
        <w:r w:rsidRPr="00C546BD">
          <w:rPr>
            <w:rStyle w:val="Hyperlink"/>
            <w:szCs w:val="23"/>
            <w:lang w:eastAsia="en-PH"/>
          </w:rPr>
          <w:t>https://doi.org/10.1007/978-3-030-56485-8_3</w:t>
        </w:r>
      </w:hyperlink>
      <w:commentRangeEnd w:id="122"/>
      <w:r w:rsidR="006616FD" w:rsidRPr="00C546BD">
        <w:rPr>
          <w:rStyle w:val="CommentReference"/>
        </w:rPr>
        <w:commentReference w:id="122"/>
      </w:r>
    </w:p>
    <w:p w14:paraId="393E0D81" w14:textId="77777777" w:rsidR="00251FC7" w:rsidRPr="00C546BD" w:rsidRDefault="00251FC7" w:rsidP="00D7442A">
      <w:pPr>
        <w:spacing w:before="0" w:after="0"/>
        <w:ind w:left="600" w:hanging="600"/>
        <w:contextualSpacing w:val="0"/>
        <w:jc w:val="left"/>
        <w:rPr>
          <w:color w:val="000000"/>
          <w:szCs w:val="23"/>
          <w:lang w:eastAsia="en-PH"/>
        </w:rPr>
      </w:pPr>
      <w:commentRangeStart w:id="123"/>
      <w:r w:rsidRPr="00C546BD">
        <w:rPr>
          <w:color w:val="000000"/>
          <w:szCs w:val="23"/>
          <w:lang w:eastAsia="en-PH"/>
        </w:rPr>
        <w:t xml:space="preserve">Harris, C. R., K Jarrod Millman, van, Ralf </w:t>
      </w:r>
      <w:proofErr w:type="spellStart"/>
      <w:r w:rsidRPr="00C546BD">
        <w:rPr>
          <w:color w:val="000000"/>
          <w:szCs w:val="23"/>
          <w:lang w:eastAsia="en-PH"/>
        </w:rPr>
        <w:t>Gommers</w:t>
      </w:r>
      <w:proofErr w:type="spellEnd"/>
      <w:r w:rsidRPr="00C546BD">
        <w:rPr>
          <w:color w:val="000000"/>
          <w:szCs w:val="23"/>
          <w:lang w:eastAsia="en-PH"/>
        </w:rPr>
        <w:t xml:space="preserve">, Pauli Virtanen, </w:t>
      </w:r>
      <w:proofErr w:type="spellStart"/>
      <w:r w:rsidRPr="00C546BD">
        <w:rPr>
          <w:color w:val="000000"/>
          <w:szCs w:val="23"/>
          <w:lang w:eastAsia="en-PH"/>
        </w:rPr>
        <w:t>Cournapeau</w:t>
      </w:r>
      <w:proofErr w:type="spellEnd"/>
      <w:r w:rsidRPr="00C546BD">
        <w:rPr>
          <w:color w:val="000000"/>
          <w:szCs w:val="23"/>
          <w:lang w:eastAsia="en-PH"/>
        </w:rPr>
        <w:t xml:space="preserve">, D., Wieser, E. S., Taylor, J., Berg, S., Smith, N. J., Kern, R., Matti </w:t>
      </w:r>
      <w:proofErr w:type="spellStart"/>
      <w:r w:rsidRPr="00C546BD">
        <w:rPr>
          <w:color w:val="000000"/>
          <w:szCs w:val="23"/>
          <w:lang w:eastAsia="en-PH"/>
        </w:rPr>
        <w:t>Picus</w:t>
      </w:r>
      <w:proofErr w:type="spellEnd"/>
      <w:r w:rsidRPr="00C546BD">
        <w:rPr>
          <w:color w:val="000000"/>
          <w:szCs w:val="23"/>
          <w:lang w:eastAsia="en-PH"/>
        </w:rPr>
        <w:t xml:space="preserve">, Hoyer, S., </w:t>
      </w:r>
      <w:proofErr w:type="spellStart"/>
      <w:r w:rsidRPr="00C546BD">
        <w:rPr>
          <w:color w:val="000000"/>
          <w:szCs w:val="23"/>
          <w:lang w:eastAsia="en-PH"/>
        </w:rPr>
        <w:t>Kerkwijk</w:t>
      </w:r>
      <w:proofErr w:type="spellEnd"/>
      <w:r w:rsidRPr="00C546BD">
        <w:rPr>
          <w:color w:val="000000"/>
          <w:szCs w:val="23"/>
          <w:lang w:eastAsia="en-PH"/>
        </w:rPr>
        <w:t>, van, Brett, M., Haldane, A., Fernández, J., Wiebe, M. W., Peterson, P., &amp; Gérard-Marchant, P. (2020</w:t>
      </w:r>
      <w:r w:rsidRPr="00C546BD">
        <w:rPr>
          <w:i/>
          <w:iCs/>
          <w:color w:val="000000"/>
          <w:szCs w:val="23"/>
          <w:lang w:eastAsia="en-PH"/>
        </w:rPr>
        <w:t>).</w:t>
      </w:r>
      <w:r w:rsidRPr="00C546BD">
        <w:rPr>
          <w:color w:val="000000"/>
          <w:szCs w:val="23"/>
          <w:lang w:eastAsia="en-PH"/>
        </w:rPr>
        <w:t xml:space="preserve"> Array programming with NumPy. </w:t>
      </w:r>
      <w:r w:rsidRPr="00C546BD">
        <w:rPr>
          <w:i/>
          <w:iCs/>
          <w:color w:val="000000"/>
          <w:szCs w:val="23"/>
          <w:lang w:eastAsia="en-PH"/>
        </w:rPr>
        <w:t>Nature, 585</w:t>
      </w:r>
      <w:r w:rsidRPr="00C546BD">
        <w:rPr>
          <w:color w:val="000000"/>
          <w:szCs w:val="23"/>
          <w:lang w:eastAsia="en-PH"/>
        </w:rPr>
        <w:t xml:space="preserve">(7825), 357–362. </w:t>
      </w:r>
      <w:hyperlink r:id="rId44" w:history="1">
        <w:r w:rsidRPr="00C546BD">
          <w:rPr>
            <w:rStyle w:val="Hyperlink"/>
            <w:szCs w:val="23"/>
            <w:lang w:eastAsia="en-PH"/>
          </w:rPr>
          <w:t>https://doi.org/10.1038/s41586-020-2649-2</w:t>
        </w:r>
      </w:hyperlink>
      <w:commentRangeEnd w:id="123"/>
      <w:r w:rsidR="006616FD" w:rsidRPr="00C546BD">
        <w:rPr>
          <w:rStyle w:val="CommentReference"/>
        </w:rPr>
        <w:commentReference w:id="123"/>
      </w:r>
    </w:p>
    <w:p w14:paraId="772DF5DD" w14:textId="09B763F9" w:rsidR="00251FC7" w:rsidRPr="00C546BD" w:rsidRDefault="00251FC7" w:rsidP="00D7442A">
      <w:pPr>
        <w:spacing w:before="0" w:after="0"/>
        <w:ind w:left="600" w:hanging="600"/>
        <w:contextualSpacing w:val="0"/>
        <w:jc w:val="left"/>
        <w:rPr>
          <w:rStyle w:val="Hyperlink"/>
          <w:szCs w:val="23"/>
        </w:rPr>
      </w:pPr>
      <w:r w:rsidRPr="00C546BD">
        <w:rPr>
          <w:color w:val="000000"/>
          <w:szCs w:val="23"/>
        </w:rPr>
        <w:t>Hassan, M. (2024, March 25). </w:t>
      </w:r>
      <w:r w:rsidRPr="00C546BD">
        <w:rPr>
          <w:i/>
          <w:iCs/>
          <w:color w:val="000000"/>
          <w:szCs w:val="23"/>
        </w:rPr>
        <w:t>Regression Analysis - Methods, Types, and Examples</w:t>
      </w:r>
      <w:r w:rsidRPr="00C546BD">
        <w:rPr>
          <w:color w:val="000000"/>
          <w:szCs w:val="23"/>
        </w:rPr>
        <w:t xml:space="preserve">. Research Method. </w:t>
      </w:r>
      <w:hyperlink r:id="rId45" w:history="1">
        <w:r w:rsidRPr="00C546BD">
          <w:rPr>
            <w:rStyle w:val="Hyperlink"/>
            <w:szCs w:val="23"/>
          </w:rPr>
          <w:t>https://researchmethod.net/regression-analysis/</w:t>
        </w:r>
      </w:hyperlink>
    </w:p>
    <w:p w14:paraId="25027D2F" w14:textId="693DDED5" w:rsidR="00251FC7" w:rsidRPr="00C546BD" w:rsidRDefault="00251FC7" w:rsidP="00D7442A">
      <w:pPr>
        <w:spacing w:before="0" w:after="0"/>
        <w:ind w:left="600" w:hanging="600"/>
        <w:contextualSpacing w:val="0"/>
        <w:jc w:val="left"/>
        <w:rPr>
          <w:rStyle w:val="Hyperlink"/>
          <w:szCs w:val="23"/>
        </w:rPr>
      </w:pPr>
      <w:proofErr w:type="spellStart"/>
      <w:r w:rsidRPr="00C546BD">
        <w:rPr>
          <w:color w:val="000000"/>
          <w:szCs w:val="23"/>
        </w:rPr>
        <w:t>Ihechikara</w:t>
      </w:r>
      <w:proofErr w:type="spellEnd"/>
      <w:r w:rsidRPr="00C546BD">
        <w:rPr>
          <w:color w:val="000000"/>
          <w:szCs w:val="23"/>
        </w:rPr>
        <w:t xml:space="preserve"> Vincent Abba. (2023, March 28). </w:t>
      </w:r>
      <w:r w:rsidRPr="00C546BD">
        <w:rPr>
          <w:i/>
          <w:iCs/>
          <w:color w:val="000000"/>
          <w:szCs w:val="23"/>
        </w:rPr>
        <w:t>What is R-squared? R2 Value Meaning and Definition</w:t>
      </w:r>
      <w:r w:rsidRPr="00C546BD">
        <w:rPr>
          <w:color w:val="000000"/>
          <w:szCs w:val="23"/>
        </w:rPr>
        <w:t xml:space="preserve">. FreeCodeCamp.org. </w:t>
      </w:r>
      <w:hyperlink r:id="rId46" w:history="1">
        <w:r w:rsidRPr="00C546BD">
          <w:rPr>
            <w:rStyle w:val="Hyperlink"/>
            <w:szCs w:val="23"/>
          </w:rPr>
          <w:t>https://www.freecodecamp.org/news/what-is-r-squared-r2-value-meaning-and-definition/</w:t>
        </w:r>
      </w:hyperlink>
    </w:p>
    <w:p w14:paraId="5B7A0A75" w14:textId="16CAE029" w:rsidR="00251FC7" w:rsidRPr="00C546BD" w:rsidRDefault="00251FC7" w:rsidP="00D7442A">
      <w:pPr>
        <w:spacing w:before="0" w:after="0"/>
        <w:ind w:left="600" w:hanging="600"/>
        <w:contextualSpacing w:val="0"/>
        <w:jc w:val="left"/>
        <w:rPr>
          <w:color w:val="000000"/>
          <w:szCs w:val="23"/>
          <w:lang w:eastAsia="en-PH"/>
        </w:rPr>
      </w:pPr>
      <w:r w:rsidRPr="00C546BD">
        <w:rPr>
          <w:color w:val="000000"/>
          <w:szCs w:val="23"/>
          <w:lang w:eastAsia="en-PH"/>
        </w:rPr>
        <w:t>Issam El Naqa, &amp; Murphy, M. J. (2015). What Is Machine Learning</w:t>
      </w:r>
      <w:r w:rsidRPr="00C546BD">
        <w:rPr>
          <w:i/>
          <w:iCs/>
          <w:color w:val="000000"/>
          <w:szCs w:val="23"/>
          <w:lang w:eastAsia="en-PH"/>
        </w:rPr>
        <w:t xml:space="preserve">? Springer </w:t>
      </w:r>
      <w:proofErr w:type="spellStart"/>
      <w:r w:rsidRPr="00C546BD">
        <w:rPr>
          <w:i/>
          <w:iCs/>
          <w:color w:val="000000"/>
          <w:szCs w:val="23"/>
          <w:lang w:eastAsia="en-PH"/>
        </w:rPr>
        <w:t>EBooks</w:t>
      </w:r>
      <w:proofErr w:type="spellEnd"/>
      <w:r w:rsidRPr="00C546BD">
        <w:rPr>
          <w:i/>
          <w:iCs/>
          <w:color w:val="000000"/>
          <w:szCs w:val="23"/>
          <w:lang w:eastAsia="en-PH"/>
        </w:rPr>
        <w:t>, 3</w:t>
      </w:r>
      <w:r w:rsidRPr="00C546BD">
        <w:rPr>
          <w:color w:val="000000"/>
          <w:szCs w:val="23"/>
          <w:lang w:eastAsia="en-PH"/>
        </w:rPr>
        <w:t xml:space="preserve">–11. </w:t>
      </w:r>
      <w:hyperlink r:id="rId47" w:history="1">
        <w:r w:rsidRPr="00C546BD">
          <w:rPr>
            <w:rStyle w:val="Hyperlink"/>
            <w:szCs w:val="23"/>
            <w:lang w:eastAsia="en-PH"/>
          </w:rPr>
          <w:t>https://doi.org/10.1007/978-3-319-18305-3_1</w:t>
        </w:r>
      </w:hyperlink>
    </w:p>
    <w:p w14:paraId="4F9603F1" w14:textId="30B4A82F" w:rsidR="00251FC7" w:rsidRPr="00C546BD" w:rsidRDefault="00251FC7" w:rsidP="00D7442A">
      <w:pPr>
        <w:pStyle w:val="NormalWeb"/>
        <w:spacing w:before="0" w:beforeAutospacing="0" w:after="0" w:afterAutospacing="0" w:line="480" w:lineRule="auto"/>
        <w:ind w:left="600" w:hanging="600"/>
        <w:rPr>
          <w:color w:val="000000"/>
          <w:szCs w:val="23"/>
        </w:rPr>
      </w:pPr>
      <w:r w:rsidRPr="00C546BD">
        <w:rPr>
          <w:color w:val="000000"/>
          <w:szCs w:val="23"/>
        </w:rPr>
        <w:lastRenderedPageBreak/>
        <w:t>Joshi, S. (2019). </w:t>
      </w:r>
      <w:r w:rsidRPr="00C546BD">
        <w:rPr>
          <w:i/>
          <w:iCs/>
          <w:color w:val="000000"/>
          <w:szCs w:val="23"/>
        </w:rPr>
        <w:t>Time Series Analysis and Forecasting of the US Housing Starts Using Econometric and Machine Learning Model</w:t>
      </w:r>
      <w:r w:rsidRPr="00C546BD">
        <w:rPr>
          <w:color w:val="000000"/>
          <w:szCs w:val="23"/>
        </w:rPr>
        <w:t xml:space="preserve">. ArXiv.org. </w:t>
      </w:r>
      <w:hyperlink r:id="rId48" w:history="1">
        <w:r w:rsidRPr="00C546BD">
          <w:rPr>
            <w:rStyle w:val="Hyperlink"/>
            <w:szCs w:val="23"/>
          </w:rPr>
          <w:t>https://arxiv.org/abs/1905.07848</w:t>
        </w:r>
      </w:hyperlink>
    </w:p>
    <w:p w14:paraId="38F8CEE0" w14:textId="4CECB6EB" w:rsidR="00251FC7" w:rsidRPr="00C546BD" w:rsidRDefault="00251FC7" w:rsidP="00D7442A">
      <w:pPr>
        <w:pStyle w:val="NormalWeb"/>
        <w:spacing w:before="0" w:beforeAutospacing="0" w:after="0" w:afterAutospacing="0" w:line="480" w:lineRule="auto"/>
        <w:ind w:left="600" w:hanging="600"/>
        <w:rPr>
          <w:color w:val="000000"/>
          <w:szCs w:val="23"/>
        </w:rPr>
      </w:pPr>
      <w:r w:rsidRPr="00C546BD">
        <w:rPr>
          <w:color w:val="000000"/>
          <w:szCs w:val="23"/>
        </w:rPr>
        <w:t>Khaki, S., &amp; Wang, L. (2019). Crop Yield Prediction Using Deep Neural Networks</w:t>
      </w:r>
      <w:r w:rsidRPr="00C546BD">
        <w:rPr>
          <w:i/>
          <w:iCs/>
          <w:color w:val="000000"/>
          <w:szCs w:val="23"/>
        </w:rPr>
        <w:t>.</w:t>
      </w:r>
      <w:r w:rsidRPr="00C546BD">
        <w:rPr>
          <w:color w:val="000000"/>
          <w:szCs w:val="23"/>
        </w:rPr>
        <w:t> </w:t>
      </w:r>
      <w:r w:rsidRPr="00C546BD">
        <w:rPr>
          <w:i/>
          <w:iCs/>
          <w:color w:val="000000"/>
          <w:szCs w:val="23"/>
        </w:rPr>
        <w:t>Frontiers in Plant Science, 10</w:t>
      </w:r>
      <w:r w:rsidRPr="00C546BD">
        <w:rPr>
          <w:color w:val="000000"/>
          <w:szCs w:val="23"/>
        </w:rPr>
        <w:t xml:space="preserve">. </w:t>
      </w:r>
      <w:hyperlink r:id="rId49" w:history="1">
        <w:r w:rsidRPr="00C546BD">
          <w:rPr>
            <w:rStyle w:val="Hyperlink"/>
            <w:szCs w:val="23"/>
          </w:rPr>
          <w:t>https://doi.org/10.3389/fpls.2019.00621</w:t>
        </w:r>
      </w:hyperlink>
    </w:p>
    <w:p w14:paraId="4E11F105" w14:textId="63A160AA" w:rsidR="00251FC7" w:rsidRPr="00C546BD" w:rsidRDefault="00251FC7" w:rsidP="00D7442A">
      <w:pPr>
        <w:pStyle w:val="NormalWeb"/>
        <w:spacing w:before="0" w:beforeAutospacing="0" w:after="0" w:afterAutospacing="0" w:line="480" w:lineRule="auto"/>
        <w:ind w:left="600" w:hanging="600"/>
        <w:rPr>
          <w:color w:val="000000"/>
          <w:szCs w:val="23"/>
        </w:rPr>
      </w:pPr>
      <w:proofErr w:type="spellStart"/>
      <w:r w:rsidRPr="00C546BD">
        <w:rPr>
          <w:color w:val="000000"/>
          <w:szCs w:val="23"/>
        </w:rPr>
        <w:t>Maazallahi</w:t>
      </w:r>
      <w:proofErr w:type="spellEnd"/>
      <w:r w:rsidRPr="00C546BD">
        <w:rPr>
          <w:color w:val="000000"/>
          <w:szCs w:val="23"/>
        </w:rPr>
        <w:t xml:space="preserve">, A., Thota, S., </w:t>
      </w:r>
      <w:proofErr w:type="spellStart"/>
      <w:r w:rsidRPr="00C546BD">
        <w:rPr>
          <w:color w:val="000000"/>
          <w:szCs w:val="23"/>
        </w:rPr>
        <w:t>Kondaboina</w:t>
      </w:r>
      <w:proofErr w:type="spellEnd"/>
      <w:r w:rsidRPr="00C546BD">
        <w:rPr>
          <w:color w:val="000000"/>
          <w:szCs w:val="23"/>
        </w:rPr>
        <w:t xml:space="preserve">, Naga Prasad, </w:t>
      </w:r>
      <w:proofErr w:type="spellStart"/>
      <w:r w:rsidRPr="00C546BD">
        <w:rPr>
          <w:color w:val="000000"/>
          <w:szCs w:val="23"/>
        </w:rPr>
        <w:t>Muktineni</w:t>
      </w:r>
      <w:proofErr w:type="spellEnd"/>
      <w:r w:rsidRPr="00C546BD">
        <w:rPr>
          <w:color w:val="000000"/>
          <w:szCs w:val="23"/>
        </w:rPr>
        <w:t xml:space="preserve">, V., </w:t>
      </w:r>
      <w:proofErr w:type="spellStart"/>
      <w:r w:rsidRPr="00C546BD">
        <w:rPr>
          <w:color w:val="000000"/>
          <w:szCs w:val="23"/>
        </w:rPr>
        <w:t>Annem</w:t>
      </w:r>
      <w:proofErr w:type="spellEnd"/>
      <w:r w:rsidRPr="00C546BD">
        <w:rPr>
          <w:color w:val="000000"/>
          <w:szCs w:val="23"/>
        </w:rPr>
        <w:t xml:space="preserve">, D., </w:t>
      </w:r>
      <w:proofErr w:type="spellStart"/>
      <w:r w:rsidRPr="00C546BD">
        <w:rPr>
          <w:color w:val="000000"/>
          <w:szCs w:val="23"/>
        </w:rPr>
        <w:t>Rokkam</w:t>
      </w:r>
      <w:proofErr w:type="spellEnd"/>
      <w:r w:rsidRPr="00C546BD">
        <w:rPr>
          <w:color w:val="000000"/>
          <w:szCs w:val="23"/>
        </w:rPr>
        <w:t xml:space="preserve">, Abhi Stephen, Amini, M. H., Salari, M. A., </w:t>
      </w:r>
      <w:proofErr w:type="spellStart"/>
      <w:r w:rsidRPr="00C546BD">
        <w:rPr>
          <w:color w:val="000000"/>
          <w:szCs w:val="23"/>
        </w:rPr>
        <w:t>Norouzzadeh</w:t>
      </w:r>
      <w:proofErr w:type="spellEnd"/>
      <w:r w:rsidRPr="00C546BD">
        <w:rPr>
          <w:color w:val="000000"/>
          <w:szCs w:val="23"/>
        </w:rPr>
        <w:t xml:space="preserve">, P., </w:t>
      </w:r>
      <w:proofErr w:type="spellStart"/>
      <w:r w:rsidRPr="00C546BD">
        <w:rPr>
          <w:color w:val="000000"/>
          <w:szCs w:val="23"/>
        </w:rPr>
        <w:t>Snir</w:t>
      </w:r>
      <w:proofErr w:type="spellEnd"/>
      <w:r w:rsidRPr="00C546BD">
        <w:rPr>
          <w:color w:val="000000"/>
          <w:szCs w:val="23"/>
        </w:rPr>
        <w:t>, E., &amp; Rahmani, B. (2024). </w:t>
      </w:r>
      <w:r w:rsidRPr="00C546BD">
        <w:rPr>
          <w:i/>
          <w:iCs/>
          <w:color w:val="000000"/>
          <w:szCs w:val="23"/>
        </w:rPr>
        <w:t>Naive</w:t>
      </w:r>
      <w:r w:rsidR="001734D5">
        <w:rPr>
          <w:i/>
          <w:iCs/>
          <w:color w:val="000000"/>
          <w:szCs w:val="23"/>
        </w:rPr>
        <w:t xml:space="preserve"> </w:t>
      </w:r>
      <w:r w:rsidRPr="00C546BD">
        <w:rPr>
          <w:i/>
          <w:iCs/>
          <w:color w:val="000000"/>
          <w:szCs w:val="23"/>
        </w:rPr>
        <w:t>Bayes and Random Forest for Crop Yield Prediction</w:t>
      </w:r>
      <w:r w:rsidRPr="00C546BD">
        <w:rPr>
          <w:color w:val="000000"/>
          <w:szCs w:val="23"/>
        </w:rPr>
        <w:t xml:space="preserve">. ArXiv.org. </w:t>
      </w:r>
      <w:hyperlink r:id="rId50" w:history="1">
        <w:r w:rsidRPr="00C546BD">
          <w:rPr>
            <w:rStyle w:val="Hyperlink"/>
            <w:szCs w:val="23"/>
          </w:rPr>
          <w:t>https://arxiv.org/abs/2404.15392</w:t>
        </w:r>
      </w:hyperlink>
    </w:p>
    <w:p w14:paraId="0EFC78EE" w14:textId="77777777" w:rsidR="00251FC7" w:rsidRPr="00C546BD" w:rsidRDefault="00251FC7" w:rsidP="00D7442A">
      <w:pPr>
        <w:pStyle w:val="NormalWeb"/>
        <w:spacing w:before="0" w:beforeAutospacing="0" w:after="0" w:afterAutospacing="0" w:line="480" w:lineRule="auto"/>
        <w:ind w:left="600" w:hanging="600"/>
        <w:rPr>
          <w:color w:val="000000"/>
          <w:szCs w:val="23"/>
        </w:rPr>
      </w:pPr>
      <w:r w:rsidRPr="00C546BD">
        <w:rPr>
          <w:color w:val="000000"/>
          <w:szCs w:val="23"/>
        </w:rPr>
        <w:t>Rana, H., Muhammad Umer Farooq, Abdul Karim Kazi, Mirza Adnan Baig, &amp; Muhammad Ali Akhtar. (2024). Prediction of Agricultural Commodity Prices using Big Data Framework</w:t>
      </w:r>
      <w:r w:rsidRPr="00C546BD">
        <w:rPr>
          <w:i/>
          <w:iCs/>
          <w:color w:val="000000"/>
          <w:szCs w:val="23"/>
        </w:rPr>
        <w:t>.</w:t>
      </w:r>
      <w:r w:rsidRPr="00C546BD">
        <w:rPr>
          <w:color w:val="000000"/>
          <w:szCs w:val="23"/>
        </w:rPr>
        <w:t> </w:t>
      </w:r>
      <w:r w:rsidRPr="00C546BD">
        <w:rPr>
          <w:i/>
          <w:iCs/>
          <w:color w:val="000000"/>
          <w:szCs w:val="23"/>
        </w:rPr>
        <w:t>Engineering, Technology and Applied Science Research/Engineering, Technology and Applied Science Research, 14</w:t>
      </w:r>
      <w:r w:rsidRPr="00C546BD">
        <w:rPr>
          <w:color w:val="000000"/>
          <w:szCs w:val="23"/>
        </w:rPr>
        <w:t xml:space="preserve">(1), 12652–12658. </w:t>
      </w:r>
      <w:hyperlink r:id="rId51" w:history="1">
        <w:r w:rsidRPr="00C546BD">
          <w:rPr>
            <w:rStyle w:val="Hyperlink"/>
            <w:szCs w:val="23"/>
          </w:rPr>
          <w:t>https://doi.org/10.48084/etasr.6468</w:t>
        </w:r>
      </w:hyperlink>
    </w:p>
    <w:p w14:paraId="213A2108" w14:textId="61BFA644" w:rsidR="00251FC7" w:rsidRPr="00C546BD" w:rsidRDefault="00251FC7" w:rsidP="00D7442A">
      <w:pPr>
        <w:spacing w:before="0" w:after="0"/>
        <w:ind w:left="600" w:hanging="600"/>
        <w:contextualSpacing w:val="0"/>
        <w:jc w:val="left"/>
        <w:rPr>
          <w:color w:val="000000"/>
          <w:szCs w:val="23"/>
          <w:lang w:eastAsia="en-PH"/>
        </w:rPr>
      </w:pPr>
      <w:r w:rsidRPr="00C546BD">
        <w:rPr>
          <w:color w:val="000000"/>
          <w:szCs w:val="23"/>
          <w:lang w:eastAsia="en-PH"/>
        </w:rPr>
        <w:t xml:space="preserve">Rong, S., &amp; Zhang Bao-wen. (2018). </w:t>
      </w:r>
      <w:proofErr w:type="gramStart"/>
      <w:r w:rsidRPr="00C546BD">
        <w:rPr>
          <w:color w:val="000000"/>
          <w:szCs w:val="23"/>
          <w:lang w:eastAsia="en-PH"/>
        </w:rPr>
        <w:t>The research</w:t>
      </w:r>
      <w:proofErr w:type="gramEnd"/>
      <w:r w:rsidRPr="00C546BD">
        <w:rPr>
          <w:color w:val="000000"/>
          <w:szCs w:val="23"/>
          <w:lang w:eastAsia="en-PH"/>
        </w:rPr>
        <w:t xml:space="preserve"> of regression model in </w:t>
      </w:r>
      <w:r w:rsidR="001734D5">
        <w:rPr>
          <w:color w:val="000000"/>
          <w:szCs w:val="23"/>
          <w:lang w:eastAsia="en-PH"/>
        </w:rPr>
        <w:t xml:space="preserve">the </w:t>
      </w:r>
      <w:r w:rsidRPr="00C546BD">
        <w:rPr>
          <w:color w:val="000000"/>
          <w:szCs w:val="23"/>
          <w:lang w:eastAsia="en-PH"/>
        </w:rPr>
        <w:t>machine learning field. </w:t>
      </w:r>
      <w:r w:rsidRPr="00C546BD">
        <w:rPr>
          <w:i/>
          <w:iCs/>
          <w:color w:val="000000"/>
          <w:szCs w:val="23"/>
          <w:lang w:eastAsia="en-PH"/>
        </w:rPr>
        <w:t>MATEC Web of Conferences, 176</w:t>
      </w:r>
      <w:r w:rsidRPr="00C546BD">
        <w:rPr>
          <w:color w:val="000000"/>
          <w:szCs w:val="23"/>
          <w:lang w:eastAsia="en-PH"/>
        </w:rPr>
        <w:t xml:space="preserve">, 01033–01033. </w:t>
      </w:r>
      <w:hyperlink r:id="rId52" w:history="1">
        <w:r w:rsidRPr="00C546BD">
          <w:rPr>
            <w:rStyle w:val="Hyperlink"/>
            <w:szCs w:val="23"/>
            <w:lang w:eastAsia="en-PH"/>
          </w:rPr>
          <w:t>https://doi.org/10.1051/matecconf/201817601033</w:t>
        </w:r>
      </w:hyperlink>
    </w:p>
    <w:p w14:paraId="1EE0CF90" w14:textId="569CEF9C" w:rsidR="00C6105E" w:rsidRPr="00C546BD" w:rsidRDefault="00C6105E" w:rsidP="00D7442A">
      <w:pPr>
        <w:spacing w:before="0" w:after="0"/>
        <w:ind w:left="600" w:hanging="600"/>
        <w:contextualSpacing w:val="0"/>
        <w:jc w:val="left"/>
        <w:rPr>
          <w:color w:val="000000"/>
          <w:szCs w:val="23"/>
          <w:lang w:eastAsia="en-PH"/>
        </w:rPr>
      </w:pPr>
      <w:r w:rsidRPr="00C546BD">
        <w:rPr>
          <w:color w:val="000000"/>
          <w:szCs w:val="23"/>
          <w:lang w:eastAsia="en-PH"/>
        </w:rPr>
        <w:t xml:space="preserve">Sari, M., Duran, S., Huseyin Kutlu, Bulent </w:t>
      </w:r>
      <w:proofErr w:type="spellStart"/>
      <w:r w:rsidRPr="00C546BD">
        <w:rPr>
          <w:color w:val="000000"/>
          <w:szCs w:val="23"/>
          <w:lang w:eastAsia="en-PH"/>
        </w:rPr>
        <w:t>Guloglu</w:t>
      </w:r>
      <w:proofErr w:type="spellEnd"/>
      <w:r w:rsidRPr="00C546BD">
        <w:rPr>
          <w:color w:val="000000"/>
          <w:szCs w:val="23"/>
          <w:lang w:eastAsia="en-PH"/>
        </w:rPr>
        <w:t>, &amp; Atik, Z. (2024). Various optimized machine learning techniques to predict agricultural commodity prices</w:t>
      </w:r>
      <w:r w:rsidRPr="00C546BD">
        <w:rPr>
          <w:i/>
          <w:iCs/>
          <w:color w:val="000000"/>
          <w:szCs w:val="23"/>
          <w:lang w:eastAsia="en-PH"/>
        </w:rPr>
        <w:t>. Neural Computing &amp; Applications, 36</w:t>
      </w:r>
      <w:r w:rsidRPr="00C546BD">
        <w:rPr>
          <w:color w:val="000000"/>
          <w:szCs w:val="23"/>
          <w:lang w:eastAsia="en-PH"/>
        </w:rPr>
        <w:t xml:space="preserve">(19), 11439–11459. </w:t>
      </w:r>
      <w:hyperlink r:id="rId53" w:history="1">
        <w:r w:rsidRPr="00C546BD">
          <w:rPr>
            <w:rStyle w:val="Hyperlink"/>
            <w:szCs w:val="23"/>
            <w:lang w:eastAsia="en-PH"/>
          </w:rPr>
          <w:t>https://doi.org/10.1007/s00521-024-09679-x</w:t>
        </w:r>
      </w:hyperlink>
    </w:p>
    <w:p w14:paraId="63B1A4B1" w14:textId="77777777" w:rsidR="00C6105E" w:rsidRPr="00C546BD" w:rsidRDefault="00C6105E" w:rsidP="00D7442A">
      <w:pPr>
        <w:pStyle w:val="NormalWeb"/>
        <w:spacing w:before="0" w:beforeAutospacing="0" w:after="0" w:afterAutospacing="0" w:line="480" w:lineRule="auto"/>
        <w:ind w:left="600" w:hanging="600"/>
        <w:rPr>
          <w:color w:val="000000"/>
          <w:szCs w:val="23"/>
        </w:rPr>
      </w:pPr>
      <w:r w:rsidRPr="00C546BD">
        <w:rPr>
          <w:color w:val="000000"/>
          <w:szCs w:val="23"/>
        </w:rPr>
        <w:t>Singh, K., Kumar, R., Thakur, P., Singh, H., &amp; Singh, S. (2024). Dengue Fever Outbreak Prediction Using Machine Learning Models: A Comparative Study</w:t>
      </w:r>
      <w:r w:rsidRPr="00C546BD">
        <w:rPr>
          <w:i/>
          <w:iCs/>
          <w:color w:val="000000"/>
          <w:szCs w:val="23"/>
        </w:rPr>
        <w:t>.</w:t>
      </w:r>
      <w:r w:rsidRPr="00C546BD">
        <w:rPr>
          <w:color w:val="000000"/>
          <w:szCs w:val="23"/>
        </w:rPr>
        <w:t> </w:t>
      </w:r>
      <w:r w:rsidRPr="00C546BD">
        <w:rPr>
          <w:i/>
          <w:iCs/>
          <w:color w:val="000000"/>
          <w:szCs w:val="23"/>
        </w:rPr>
        <w:t>Lecture Notes in Networks and Systems, 443</w:t>
      </w:r>
      <w:r w:rsidRPr="00C546BD">
        <w:rPr>
          <w:color w:val="000000"/>
          <w:szCs w:val="23"/>
        </w:rPr>
        <w:t xml:space="preserve">–455. </w:t>
      </w:r>
      <w:hyperlink r:id="rId54" w:history="1">
        <w:r w:rsidRPr="00C546BD">
          <w:rPr>
            <w:rStyle w:val="Hyperlink"/>
            <w:szCs w:val="23"/>
          </w:rPr>
          <w:t>https://doi.org/10.1007/978-981-99-7820-5_36</w:t>
        </w:r>
      </w:hyperlink>
    </w:p>
    <w:p w14:paraId="6598759C" w14:textId="7410D3F7" w:rsidR="00C6105E" w:rsidRPr="00C546BD" w:rsidRDefault="00C6105E" w:rsidP="00D7442A">
      <w:pPr>
        <w:pStyle w:val="NormalWeb"/>
        <w:spacing w:before="0" w:beforeAutospacing="0" w:after="0" w:afterAutospacing="0" w:line="480" w:lineRule="auto"/>
        <w:ind w:left="600" w:hanging="600"/>
        <w:rPr>
          <w:color w:val="000000"/>
          <w:szCs w:val="23"/>
        </w:rPr>
      </w:pPr>
      <w:r w:rsidRPr="00C546BD">
        <w:rPr>
          <w:color w:val="000000"/>
          <w:szCs w:val="23"/>
        </w:rPr>
        <w:lastRenderedPageBreak/>
        <w:t xml:space="preserve">Spyros </w:t>
      </w:r>
      <w:proofErr w:type="spellStart"/>
      <w:r w:rsidRPr="00C546BD">
        <w:rPr>
          <w:color w:val="000000"/>
          <w:szCs w:val="23"/>
        </w:rPr>
        <w:t>Makridakis</w:t>
      </w:r>
      <w:proofErr w:type="spellEnd"/>
      <w:r w:rsidRPr="00C546BD">
        <w:rPr>
          <w:color w:val="000000"/>
          <w:szCs w:val="23"/>
        </w:rPr>
        <w:t xml:space="preserve">, Spiliotis, E., &amp; Vassilios </w:t>
      </w:r>
      <w:proofErr w:type="spellStart"/>
      <w:r w:rsidRPr="00C546BD">
        <w:rPr>
          <w:color w:val="000000"/>
          <w:szCs w:val="23"/>
        </w:rPr>
        <w:t>Assimakopoulos</w:t>
      </w:r>
      <w:proofErr w:type="spellEnd"/>
      <w:r w:rsidRPr="00C546BD">
        <w:rPr>
          <w:color w:val="000000"/>
          <w:szCs w:val="23"/>
        </w:rPr>
        <w:t xml:space="preserve">. (2018). Statistical and Machine </w:t>
      </w:r>
      <w:proofErr w:type="gramStart"/>
      <w:r w:rsidRPr="00C546BD">
        <w:rPr>
          <w:color w:val="000000"/>
          <w:szCs w:val="23"/>
        </w:rPr>
        <w:t>Learning forecasting</w:t>
      </w:r>
      <w:proofErr w:type="gramEnd"/>
      <w:r w:rsidRPr="00C546BD">
        <w:rPr>
          <w:color w:val="000000"/>
          <w:szCs w:val="23"/>
        </w:rPr>
        <w:t xml:space="preserve"> methods: Concerns and ways forward. </w:t>
      </w:r>
      <w:proofErr w:type="spellStart"/>
      <w:r w:rsidRPr="00C546BD">
        <w:rPr>
          <w:i/>
          <w:iCs/>
          <w:color w:val="000000"/>
          <w:szCs w:val="23"/>
        </w:rPr>
        <w:t>PloS</w:t>
      </w:r>
      <w:proofErr w:type="spellEnd"/>
      <w:r w:rsidRPr="00C546BD">
        <w:rPr>
          <w:i/>
          <w:iCs/>
          <w:color w:val="000000"/>
          <w:szCs w:val="23"/>
        </w:rPr>
        <w:t xml:space="preserve"> One, 13</w:t>
      </w:r>
      <w:r w:rsidRPr="00C546BD">
        <w:rPr>
          <w:color w:val="000000"/>
          <w:szCs w:val="23"/>
        </w:rPr>
        <w:t xml:space="preserve">(3), e0194889–e0194889. </w:t>
      </w:r>
      <w:hyperlink r:id="rId55" w:history="1">
        <w:r w:rsidRPr="00C546BD">
          <w:rPr>
            <w:rStyle w:val="Hyperlink"/>
            <w:szCs w:val="23"/>
          </w:rPr>
          <w:t>https://doi.org/10.1371/journal.pone.0194889</w:t>
        </w:r>
      </w:hyperlink>
    </w:p>
    <w:p w14:paraId="52828854" w14:textId="28BC09D3" w:rsidR="00DD407B" w:rsidRPr="00C546BD" w:rsidRDefault="00DD407B" w:rsidP="00D7442A">
      <w:pPr>
        <w:pStyle w:val="NormalWeb"/>
        <w:spacing w:before="0" w:beforeAutospacing="0" w:after="0" w:afterAutospacing="0" w:line="480" w:lineRule="auto"/>
        <w:ind w:left="600" w:hanging="600"/>
        <w:rPr>
          <w:rStyle w:val="Hyperlink"/>
          <w:szCs w:val="23"/>
        </w:rPr>
      </w:pPr>
      <w:r w:rsidRPr="00C546BD">
        <w:rPr>
          <w:color w:val="000000"/>
          <w:szCs w:val="23"/>
        </w:rPr>
        <w:t>Staff, C. (2024). </w:t>
      </w:r>
      <w:r w:rsidRPr="00C546BD">
        <w:rPr>
          <w:i/>
          <w:iCs/>
          <w:color w:val="000000"/>
          <w:szCs w:val="23"/>
        </w:rPr>
        <w:t>Data Analytics: Definition, Uses, Examples, and More</w:t>
      </w:r>
      <w:r w:rsidRPr="00C546BD">
        <w:rPr>
          <w:color w:val="000000"/>
          <w:szCs w:val="23"/>
        </w:rPr>
        <w:t xml:space="preserve">. Coursera. </w:t>
      </w:r>
      <w:hyperlink r:id="rId56" w:history="1">
        <w:r w:rsidRPr="00C546BD">
          <w:rPr>
            <w:rStyle w:val="Hyperlink"/>
            <w:szCs w:val="23"/>
          </w:rPr>
          <w:t>https://www.coursera.org/articles/data-analytics</w:t>
        </w:r>
      </w:hyperlink>
    </w:p>
    <w:p w14:paraId="515E3C8D" w14:textId="77777777" w:rsidR="00C6105E" w:rsidRPr="00C546BD" w:rsidRDefault="00C6105E" w:rsidP="00D7442A">
      <w:pPr>
        <w:pStyle w:val="NormalWeb"/>
        <w:spacing w:before="0" w:beforeAutospacing="0" w:after="0" w:afterAutospacing="0" w:line="480" w:lineRule="auto"/>
        <w:ind w:left="600" w:hanging="600"/>
        <w:rPr>
          <w:color w:val="000000"/>
          <w:szCs w:val="23"/>
        </w:rPr>
      </w:pPr>
      <w:r w:rsidRPr="00C546BD">
        <w:rPr>
          <w:color w:val="000000"/>
          <w:szCs w:val="23"/>
        </w:rPr>
        <w:t xml:space="preserve">Suleymanov, A., </w:t>
      </w:r>
      <w:proofErr w:type="spellStart"/>
      <w:r w:rsidRPr="00C546BD">
        <w:rPr>
          <w:color w:val="000000"/>
          <w:szCs w:val="23"/>
        </w:rPr>
        <w:t>Tuktarova</w:t>
      </w:r>
      <w:proofErr w:type="spellEnd"/>
      <w:r w:rsidRPr="00C546BD">
        <w:rPr>
          <w:color w:val="000000"/>
          <w:szCs w:val="23"/>
        </w:rPr>
        <w:t xml:space="preserve">, I., Belan, L., Suleymanov, R., </w:t>
      </w:r>
      <w:proofErr w:type="spellStart"/>
      <w:r w:rsidRPr="00C546BD">
        <w:rPr>
          <w:color w:val="000000"/>
          <w:szCs w:val="23"/>
        </w:rPr>
        <w:t>Ilyusya</w:t>
      </w:r>
      <w:proofErr w:type="spellEnd"/>
      <w:r w:rsidRPr="00C546BD">
        <w:rPr>
          <w:color w:val="000000"/>
          <w:szCs w:val="23"/>
        </w:rPr>
        <w:t xml:space="preserve"> </w:t>
      </w:r>
      <w:proofErr w:type="spellStart"/>
      <w:r w:rsidRPr="00C546BD">
        <w:rPr>
          <w:color w:val="000000"/>
          <w:szCs w:val="23"/>
        </w:rPr>
        <w:t>Gabbasova</w:t>
      </w:r>
      <w:proofErr w:type="spellEnd"/>
      <w:r w:rsidRPr="00C546BD">
        <w:rPr>
          <w:color w:val="000000"/>
          <w:szCs w:val="23"/>
        </w:rPr>
        <w:t xml:space="preserve">, &amp; </w:t>
      </w:r>
      <w:proofErr w:type="spellStart"/>
      <w:r w:rsidRPr="00C546BD">
        <w:rPr>
          <w:color w:val="000000"/>
          <w:szCs w:val="23"/>
        </w:rPr>
        <w:t>Lyasan</w:t>
      </w:r>
      <w:proofErr w:type="spellEnd"/>
      <w:r w:rsidRPr="00C546BD">
        <w:rPr>
          <w:color w:val="000000"/>
          <w:szCs w:val="23"/>
        </w:rPr>
        <w:t xml:space="preserve"> </w:t>
      </w:r>
      <w:proofErr w:type="spellStart"/>
      <w:r w:rsidRPr="00C546BD">
        <w:rPr>
          <w:color w:val="000000"/>
          <w:szCs w:val="23"/>
        </w:rPr>
        <w:t>Araslanova</w:t>
      </w:r>
      <w:proofErr w:type="spellEnd"/>
      <w:r w:rsidRPr="00C546BD">
        <w:rPr>
          <w:color w:val="000000"/>
          <w:szCs w:val="23"/>
        </w:rPr>
        <w:t>. (2023</w:t>
      </w:r>
      <w:r w:rsidRPr="00C546BD">
        <w:rPr>
          <w:i/>
          <w:iCs/>
          <w:color w:val="000000"/>
          <w:szCs w:val="23"/>
        </w:rPr>
        <w:t xml:space="preserve">). </w:t>
      </w:r>
      <w:r w:rsidRPr="00C546BD">
        <w:rPr>
          <w:color w:val="000000"/>
          <w:szCs w:val="23"/>
        </w:rPr>
        <w:t>Spatial prediction of soil properties using random forest, k-nearest neighbors, and cubist approaches in the foothills of the Ural Mountains, Russia</w:t>
      </w:r>
      <w:r w:rsidRPr="00C546BD">
        <w:rPr>
          <w:i/>
          <w:iCs/>
          <w:color w:val="000000"/>
          <w:szCs w:val="23"/>
        </w:rPr>
        <w:t>. Modeling Earth Systems and Environment, 9</w:t>
      </w:r>
      <w:r w:rsidRPr="00C546BD">
        <w:rPr>
          <w:color w:val="000000"/>
          <w:szCs w:val="23"/>
        </w:rPr>
        <w:t xml:space="preserve">(3), 3461–3471. </w:t>
      </w:r>
      <w:hyperlink r:id="rId57" w:history="1">
        <w:r w:rsidRPr="00C546BD">
          <w:rPr>
            <w:rStyle w:val="Hyperlink"/>
            <w:szCs w:val="23"/>
          </w:rPr>
          <w:t>https://doi.org/10.1007/s40808-023-01723-4</w:t>
        </w:r>
      </w:hyperlink>
    </w:p>
    <w:p w14:paraId="15C5691D" w14:textId="1D82ACA4" w:rsidR="00C6105E" w:rsidRPr="00C546BD" w:rsidRDefault="00C6105E" w:rsidP="00D7442A">
      <w:pPr>
        <w:pStyle w:val="NormalWeb"/>
        <w:spacing w:before="0" w:beforeAutospacing="0" w:after="0" w:afterAutospacing="0" w:line="480" w:lineRule="auto"/>
        <w:ind w:left="600" w:hanging="600"/>
        <w:rPr>
          <w:rStyle w:val="Hyperlink"/>
          <w:szCs w:val="23"/>
        </w:rPr>
      </w:pPr>
      <w:proofErr w:type="spellStart"/>
      <w:r w:rsidRPr="00C546BD">
        <w:rPr>
          <w:color w:val="000000"/>
          <w:szCs w:val="23"/>
        </w:rPr>
        <w:t>Sumido</w:t>
      </w:r>
      <w:proofErr w:type="spellEnd"/>
      <w:r w:rsidRPr="00C546BD">
        <w:rPr>
          <w:color w:val="000000"/>
          <w:szCs w:val="23"/>
        </w:rPr>
        <w:t xml:space="preserve">, E. C., Larmie </w:t>
      </w:r>
      <w:proofErr w:type="spellStart"/>
      <w:r w:rsidRPr="00C546BD">
        <w:rPr>
          <w:color w:val="000000"/>
          <w:szCs w:val="23"/>
        </w:rPr>
        <w:t>Feliscuzo</w:t>
      </w:r>
      <w:proofErr w:type="spellEnd"/>
      <w:r w:rsidRPr="00C546BD">
        <w:rPr>
          <w:color w:val="000000"/>
          <w:szCs w:val="23"/>
        </w:rPr>
        <w:t xml:space="preserve">, &amp; Chris Jordan </w:t>
      </w:r>
      <w:proofErr w:type="spellStart"/>
      <w:r w:rsidRPr="00C546BD">
        <w:rPr>
          <w:color w:val="000000"/>
          <w:szCs w:val="23"/>
        </w:rPr>
        <w:t>Aliac</w:t>
      </w:r>
      <w:proofErr w:type="spellEnd"/>
      <w:r w:rsidRPr="00C546BD">
        <w:rPr>
          <w:color w:val="000000"/>
          <w:szCs w:val="23"/>
        </w:rPr>
        <w:t>. (2023, December). </w:t>
      </w:r>
      <w:commentRangeStart w:id="124"/>
      <w:r w:rsidRPr="00C546BD">
        <w:rPr>
          <w:i/>
          <w:iCs/>
          <w:color w:val="000000"/>
          <w:szCs w:val="23"/>
        </w:rPr>
        <w:t>P</w:t>
      </w:r>
      <w:r w:rsidR="00C546BD" w:rsidRPr="00C546BD">
        <w:rPr>
          <w:i/>
          <w:iCs/>
          <w:color w:val="000000"/>
          <w:szCs w:val="23"/>
        </w:rPr>
        <w:t>est</w:t>
      </w:r>
      <w:r w:rsidRPr="00C546BD">
        <w:rPr>
          <w:i/>
          <w:iCs/>
          <w:color w:val="000000"/>
          <w:szCs w:val="23"/>
        </w:rPr>
        <w:t xml:space="preserve"> C</w:t>
      </w:r>
      <w:r w:rsidR="00C546BD" w:rsidRPr="00C546BD">
        <w:rPr>
          <w:i/>
          <w:iCs/>
          <w:color w:val="000000"/>
          <w:szCs w:val="23"/>
        </w:rPr>
        <w:t>lassification</w:t>
      </w:r>
      <w:r w:rsidRPr="00C546BD">
        <w:rPr>
          <w:i/>
          <w:iCs/>
          <w:color w:val="000000"/>
          <w:szCs w:val="23"/>
        </w:rPr>
        <w:t xml:space="preserve"> </w:t>
      </w:r>
      <w:proofErr w:type="gramStart"/>
      <w:r w:rsidR="00C546BD" w:rsidRPr="00C546BD">
        <w:rPr>
          <w:i/>
          <w:iCs/>
          <w:color w:val="000000"/>
          <w:szCs w:val="23"/>
        </w:rPr>
        <w:t>And</w:t>
      </w:r>
      <w:proofErr w:type="gramEnd"/>
      <w:r w:rsidRPr="00C546BD">
        <w:rPr>
          <w:i/>
          <w:iCs/>
          <w:color w:val="000000"/>
          <w:szCs w:val="23"/>
        </w:rPr>
        <w:t xml:space="preserve"> </w:t>
      </w:r>
      <w:r w:rsidR="00C546BD" w:rsidRPr="00C546BD">
        <w:rPr>
          <w:i/>
          <w:iCs/>
          <w:color w:val="000000"/>
          <w:szCs w:val="23"/>
        </w:rPr>
        <w:t>Prediction</w:t>
      </w:r>
      <w:r w:rsidRPr="00C546BD">
        <w:rPr>
          <w:i/>
          <w:iCs/>
          <w:color w:val="000000"/>
          <w:szCs w:val="23"/>
        </w:rPr>
        <w:t>: A</w:t>
      </w:r>
      <w:r w:rsidR="00C546BD" w:rsidRPr="00C546BD">
        <w:rPr>
          <w:i/>
          <w:iCs/>
          <w:color w:val="000000"/>
          <w:szCs w:val="23"/>
        </w:rPr>
        <w:t>nalyzing</w:t>
      </w:r>
      <w:r w:rsidRPr="00C546BD">
        <w:rPr>
          <w:i/>
          <w:iCs/>
          <w:color w:val="000000"/>
          <w:szCs w:val="23"/>
        </w:rPr>
        <w:t xml:space="preserve"> T</w:t>
      </w:r>
      <w:r w:rsidR="00C546BD" w:rsidRPr="00C546BD">
        <w:rPr>
          <w:i/>
          <w:iCs/>
          <w:color w:val="000000"/>
          <w:szCs w:val="23"/>
        </w:rPr>
        <w:t>he</w:t>
      </w:r>
      <w:r w:rsidRPr="00C546BD">
        <w:rPr>
          <w:i/>
          <w:iCs/>
          <w:color w:val="000000"/>
          <w:szCs w:val="23"/>
        </w:rPr>
        <w:t xml:space="preserve"> I</w:t>
      </w:r>
      <w:r w:rsidR="00C546BD" w:rsidRPr="00C546BD">
        <w:rPr>
          <w:i/>
          <w:iCs/>
          <w:color w:val="000000"/>
          <w:szCs w:val="23"/>
        </w:rPr>
        <w:t>mpact</w:t>
      </w:r>
      <w:r w:rsidRPr="00C546BD">
        <w:rPr>
          <w:i/>
          <w:iCs/>
          <w:color w:val="000000"/>
          <w:szCs w:val="23"/>
        </w:rPr>
        <w:t xml:space="preserve"> O</w:t>
      </w:r>
      <w:r w:rsidR="00C546BD" w:rsidRPr="00C546BD">
        <w:rPr>
          <w:i/>
          <w:iCs/>
          <w:color w:val="000000"/>
          <w:szCs w:val="23"/>
        </w:rPr>
        <w:t>f</w:t>
      </w:r>
      <w:r w:rsidRPr="00C546BD">
        <w:rPr>
          <w:i/>
          <w:iCs/>
          <w:color w:val="000000"/>
          <w:szCs w:val="23"/>
        </w:rPr>
        <w:t xml:space="preserve"> W</w:t>
      </w:r>
      <w:r w:rsidR="00C546BD" w:rsidRPr="00C546BD">
        <w:rPr>
          <w:i/>
          <w:iCs/>
          <w:color w:val="000000"/>
          <w:szCs w:val="23"/>
        </w:rPr>
        <w:t>eather</w:t>
      </w:r>
      <w:r w:rsidRPr="00C546BD">
        <w:rPr>
          <w:i/>
          <w:iCs/>
          <w:color w:val="000000"/>
          <w:szCs w:val="23"/>
        </w:rPr>
        <w:t xml:space="preserve"> T</w:t>
      </w:r>
      <w:r w:rsidR="00C546BD" w:rsidRPr="00C546BD">
        <w:rPr>
          <w:i/>
          <w:iCs/>
          <w:color w:val="000000"/>
          <w:szCs w:val="23"/>
        </w:rPr>
        <w:t>o</w:t>
      </w:r>
      <w:r w:rsidRPr="00C546BD">
        <w:rPr>
          <w:i/>
          <w:iCs/>
          <w:color w:val="000000"/>
          <w:szCs w:val="23"/>
        </w:rPr>
        <w:t xml:space="preserve"> P</w:t>
      </w:r>
      <w:r w:rsidR="00C546BD" w:rsidRPr="00C546BD">
        <w:rPr>
          <w:i/>
          <w:iCs/>
          <w:color w:val="000000"/>
          <w:szCs w:val="23"/>
        </w:rPr>
        <w:t>est</w:t>
      </w:r>
      <w:r w:rsidRPr="00C546BD">
        <w:rPr>
          <w:i/>
          <w:iCs/>
          <w:color w:val="000000"/>
          <w:szCs w:val="23"/>
        </w:rPr>
        <w:t xml:space="preserve"> </w:t>
      </w:r>
      <w:proofErr w:type="spellStart"/>
      <w:r w:rsidRPr="00C546BD">
        <w:rPr>
          <w:i/>
          <w:iCs/>
          <w:color w:val="000000"/>
          <w:szCs w:val="23"/>
        </w:rPr>
        <w:t>O</w:t>
      </w:r>
      <w:r w:rsidR="00C546BD" w:rsidRPr="00C546BD">
        <w:rPr>
          <w:i/>
          <w:iCs/>
          <w:color w:val="000000"/>
          <w:szCs w:val="23"/>
        </w:rPr>
        <w:t>ccurence</w:t>
      </w:r>
      <w:proofErr w:type="spellEnd"/>
      <w:r w:rsidRPr="00C546BD">
        <w:rPr>
          <w:i/>
          <w:iCs/>
          <w:color w:val="000000"/>
          <w:szCs w:val="23"/>
        </w:rPr>
        <w:t xml:space="preserve"> T</w:t>
      </w:r>
      <w:r w:rsidR="00C546BD" w:rsidRPr="00C546BD">
        <w:rPr>
          <w:i/>
          <w:iCs/>
          <w:color w:val="000000"/>
          <w:szCs w:val="23"/>
        </w:rPr>
        <w:t>hrough</w:t>
      </w:r>
      <w:r w:rsidRPr="00C546BD">
        <w:rPr>
          <w:i/>
          <w:iCs/>
          <w:color w:val="000000"/>
          <w:szCs w:val="23"/>
        </w:rPr>
        <w:t xml:space="preserve"> M</w:t>
      </w:r>
      <w:r w:rsidR="00C546BD" w:rsidRPr="00C546BD">
        <w:rPr>
          <w:i/>
          <w:iCs/>
          <w:color w:val="000000"/>
          <w:szCs w:val="23"/>
        </w:rPr>
        <w:t>achine</w:t>
      </w:r>
      <w:r w:rsidRPr="00C546BD">
        <w:rPr>
          <w:i/>
          <w:iCs/>
          <w:color w:val="000000"/>
          <w:szCs w:val="23"/>
        </w:rPr>
        <w:t xml:space="preserve"> L</w:t>
      </w:r>
      <w:commentRangeEnd w:id="124"/>
      <w:r w:rsidR="00C546BD" w:rsidRPr="00C546BD">
        <w:rPr>
          <w:i/>
          <w:iCs/>
          <w:color w:val="000000"/>
          <w:szCs w:val="23"/>
        </w:rPr>
        <w:t>earning</w:t>
      </w:r>
      <w:r w:rsidR="00C93D45" w:rsidRPr="00C546BD">
        <w:rPr>
          <w:rStyle w:val="CommentReference"/>
        </w:rPr>
        <w:commentReference w:id="124"/>
      </w:r>
      <w:r w:rsidRPr="00C546BD">
        <w:rPr>
          <w:i/>
          <w:iCs/>
          <w:color w:val="000000"/>
          <w:szCs w:val="23"/>
        </w:rPr>
        <w:t>.</w:t>
      </w:r>
      <w:r w:rsidRPr="00C546BD">
        <w:rPr>
          <w:color w:val="000000"/>
          <w:szCs w:val="23"/>
        </w:rPr>
        <w:t> </w:t>
      </w:r>
      <w:commentRangeStart w:id="125"/>
      <w:r w:rsidRPr="00C546BD">
        <w:rPr>
          <w:color w:val="000000"/>
          <w:szCs w:val="23"/>
        </w:rPr>
        <w:t>ResearchGate; unknown</w:t>
      </w:r>
      <w:commentRangeEnd w:id="125"/>
      <w:r w:rsidR="00C93D45" w:rsidRPr="00C546BD">
        <w:rPr>
          <w:rStyle w:val="CommentReference"/>
        </w:rPr>
        <w:commentReference w:id="125"/>
      </w:r>
      <w:r w:rsidRPr="00C546BD">
        <w:rPr>
          <w:color w:val="000000"/>
          <w:szCs w:val="23"/>
        </w:rPr>
        <w:t xml:space="preserve">. </w:t>
      </w:r>
      <w:hyperlink r:id="rId58" w:history="1">
        <w:r w:rsidRPr="00C546BD">
          <w:rPr>
            <w:rStyle w:val="Hyperlink"/>
            <w:szCs w:val="23"/>
          </w:rPr>
          <w:t>https://www.researchgate.net/publication/377331491_PEST_CLASSIFICATION_AND_PREDICTION_ANALYZING_THE_IMPACT_OF_WEATHER_TO_PEST_OCCURRENCE_THROUGH_MACHINE_LEARNING</w:t>
        </w:r>
      </w:hyperlink>
    </w:p>
    <w:p w14:paraId="5E0293E4" w14:textId="2FFFD402" w:rsidR="00C6105E" w:rsidRPr="00C546BD" w:rsidRDefault="00C6105E" w:rsidP="00D7442A">
      <w:pPr>
        <w:pStyle w:val="NormalWeb"/>
        <w:spacing w:before="0" w:beforeAutospacing="0" w:after="0" w:afterAutospacing="0" w:line="480" w:lineRule="auto"/>
        <w:ind w:left="600" w:hanging="600"/>
        <w:rPr>
          <w:color w:val="000000"/>
          <w:szCs w:val="23"/>
        </w:rPr>
      </w:pPr>
      <w:r w:rsidRPr="00C546BD">
        <w:rPr>
          <w:color w:val="000000"/>
          <w:szCs w:val="23"/>
        </w:rPr>
        <w:t>Umberger, W. (2024). </w:t>
      </w:r>
      <w:r w:rsidRPr="00C546BD">
        <w:rPr>
          <w:i/>
          <w:iCs/>
          <w:color w:val="000000"/>
          <w:szCs w:val="23"/>
        </w:rPr>
        <w:t>Demographic Trends: Implications for Future Food Demand</w:t>
      </w:r>
      <w:r w:rsidRPr="00C546BD">
        <w:rPr>
          <w:color w:val="000000"/>
          <w:szCs w:val="23"/>
        </w:rPr>
        <w:t xml:space="preserve">. Retrieved July 10, 2024, from </w:t>
      </w:r>
      <w:hyperlink r:id="rId59" w:anchor=":~:text=URL%3A%20https%3A%2F%2Fwww.kansascityfed.org%2Fdocuments%2F7023%2Fumberger" w:history="1">
        <w:r w:rsidRPr="00C546BD">
          <w:rPr>
            <w:rStyle w:val="Hyperlink"/>
            <w:szCs w:val="23"/>
          </w:rPr>
          <w:t>https://www.kansascityfed.org/documents/7023/umberger-paper.pdf</w:t>
        </w:r>
      </w:hyperlink>
    </w:p>
    <w:p w14:paraId="6F9241FC" w14:textId="2C9B546D" w:rsidR="00C6105E" w:rsidRPr="00C546BD" w:rsidRDefault="00C6105E" w:rsidP="00D7442A">
      <w:pPr>
        <w:pStyle w:val="NormalWeb"/>
        <w:spacing w:before="0" w:beforeAutospacing="0" w:after="0" w:afterAutospacing="0" w:line="480" w:lineRule="auto"/>
        <w:ind w:left="600" w:hanging="600"/>
        <w:rPr>
          <w:color w:val="000000"/>
          <w:szCs w:val="23"/>
        </w:rPr>
      </w:pPr>
      <w:r w:rsidRPr="00C546BD">
        <w:rPr>
          <w:color w:val="000000"/>
          <w:szCs w:val="23"/>
        </w:rPr>
        <w:t xml:space="preserve">Usharani </w:t>
      </w:r>
      <w:proofErr w:type="spellStart"/>
      <w:r w:rsidRPr="00C546BD">
        <w:rPr>
          <w:color w:val="000000"/>
          <w:szCs w:val="23"/>
        </w:rPr>
        <w:t>Bhimavarapu</w:t>
      </w:r>
      <w:proofErr w:type="spellEnd"/>
      <w:r w:rsidRPr="00C546BD">
        <w:rPr>
          <w:color w:val="000000"/>
          <w:szCs w:val="23"/>
        </w:rPr>
        <w:t xml:space="preserve">, Gopi </w:t>
      </w:r>
      <w:proofErr w:type="spellStart"/>
      <w:r w:rsidRPr="00C546BD">
        <w:rPr>
          <w:color w:val="000000"/>
          <w:szCs w:val="23"/>
        </w:rPr>
        <w:t>Battineni</w:t>
      </w:r>
      <w:proofErr w:type="spellEnd"/>
      <w:r w:rsidRPr="00C546BD">
        <w:rPr>
          <w:color w:val="000000"/>
          <w:szCs w:val="23"/>
        </w:rPr>
        <w:t xml:space="preserve">, &amp; Nalini </w:t>
      </w:r>
      <w:proofErr w:type="spellStart"/>
      <w:r w:rsidRPr="00C546BD">
        <w:rPr>
          <w:color w:val="000000"/>
          <w:szCs w:val="23"/>
        </w:rPr>
        <w:t>Chintalapudi</w:t>
      </w:r>
      <w:proofErr w:type="spellEnd"/>
      <w:r w:rsidRPr="00C546BD">
        <w:rPr>
          <w:color w:val="000000"/>
          <w:szCs w:val="23"/>
        </w:rPr>
        <w:t>. (2023). Improved Optimization Algorithm in LSTM to Predict Crop Yield</w:t>
      </w:r>
      <w:r w:rsidRPr="00C546BD">
        <w:rPr>
          <w:i/>
          <w:iCs/>
          <w:color w:val="000000"/>
          <w:szCs w:val="23"/>
        </w:rPr>
        <w:t>. Computers, 12</w:t>
      </w:r>
      <w:r w:rsidRPr="00C546BD">
        <w:rPr>
          <w:color w:val="000000"/>
          <w:szCs w:val="23"/>
        </w:rPr>
        <w:t xml:space="preserve">(1), 10–10. </w:t>
      </w:r>
      <w:hyperlink r:id="rId60" w:history="1">
        <w:r w:rsidRPr="00C546BD">
          <w:rPr>
            <w:rStyle w:val="Hyperlink"/>
            <w:szCs w:val="23"/>
          </w:rPr>
          <w:t>https://doi.org/10.3390/computers12010010</w:t>
        </w:r>
      </w:hyperlink>
    </w:p>
    <w:p w14:paraId="21EAB44C" w14:textId="69EF1D3D" w:rsidR="00C6105E" w:rsidRPr="00C546BD" w:rsidRDefault="00C6105E" w:rsidP="00D7442A">
      <w:pPr>
        <w:pStyle w:val="NormalWeb"/>
        <w:spacing w:before="0" w:beforeAutospacing="0" w:after="0" w:afterAutospacing="0" w:line="480" w:lineRule="auto"/>
        <w:ind w:left="600" w:hanging="600"/>
        <w:rPr>
          <w:rStyle w:val="Hyperlink"/>
          <w:szCs w:val="23"/>
        </w:rPr>
      </w:pPr>
      <w:r w:rsidRPr="00C546BD">
        <w:rPr>
          <w:color w:val="000000"/>
          <w:szCs w:val="23"/>
        </w:rPr>
        <w:t>Valera, H.G., Mayorga, J., Pede, V. O., &amp; Mishra, A. K. (2022</w:t>
      </w:r>
      <w:r w:rsidRPr="00C546BD">
        <w:rPr>
          <w:i/>
          <w:iCs/>
          <w:color w:val="000000"/>
          <w:szCs w:val="23"/>
        </w:rPr>
        <w:t xml:space="preserve">). </w:t>
      </w:r>
      <w:r w:rsidRPr="00C546BD">
        <w:rPr>
          <w:color w:val="000000"/>
          <w:szCs w:val="23"/>
        </w:rPr>
        <w:t>Estimating food demand and the impact of market shocks on food expenditures: The case for the Philippines and missing price data. </w:t>
      </w:r>
      <w:r w:rsidRPr="00C546BD">
        <w:rPr>
          <w:i/>
          <w:iCs/>
          <w:color w:val="000000"/>
          <w:szCs w:val="23"/>
        </w:rPr>
        <w:t>Q Open, 2</w:t>
      </w:r>
      <w:r w:rsidRPr="00C546BD">
        <w:rPr>
          <w:color w:val="000000"/>
          <w:szCs w:val="23"/>
        </w:rPr>
        <w:t xml:space="preserve">(2). </w:t>
      </w:r>
      <w:hyperlink r:id="rId61" w:history="1">
        <w:r w:rsidRPr="00C546BD">
          <w:rPr>
            <w:rStyle w:val="Hyperlink"/>
            <w:szCs w:val="23"/>
          </w:rPr>
          <w:t>https://doi.org/10.1093/qopen/qoac030</w:t>
        </w:r>
      </w:hyperlink>
    </w:p>
    <w:p w14:paraId="11016D97" w14:textId="1FECA2BB" w:rsidR="00C6105E" w:rsidRPr="00C546BD" w:rsidRDefault="00C6105E" w:rsidP="00D7442A">
      <w:pPr>
        <w:pStyle w:val="NormalWeb"/>
        <w:spacing w:before="0" w:beforeAutospacing="0" w:after="0" w:afterAutospacing="0" w:line="480" w:lineRule="auto"/>
        <w:ind w:left="600" w:hanging="600"/>
        <w:rPr>
          <w:rStyle w:val="Hyperlink"/>
          <w:szCs w:val="23"/>
        </w:rPr>
      </w:pPr>
      <w:r w:rsidRPr="00C546BD">
        <w:rPr>
          <w:color w:val="000000"/>
          <w:szCs w:val="23"/>
        </w:rPr>
        <w:lastRenderedPageBreak/>
        <w:t xml:space="preserve">Venkatesh, K., &amp; K. Jairam Naik. (2024). </w:t>
      </w:r>
      <w:r w:rsidRPr="00C546BD">
        <w:rPr>
          <w:i/>
          <w:iCs/>
          <w:color w:val="000000"/>
          <w:szCs w:val="23"/>
        </w:rPr>
        <w:t>An ensemble transfer learning for nutrient deficiency identification and yield-loss prediction in crops</w:t>
      </w:r>
      <w:r w:rsidRPr="00C546BD">
        <w:rPr>
          <w:color w:val="000000"/>
          <w:szCs w:val="23"/>
        </w:rPr>
        <w:t xml:space="preserve">. Multimedia Tools and Applications. </w:t>
      </w:r>
      <w:hyperlink r:id="rId62" w:history="1">
        <w:r w:rsidRPr="00C546BD">
          <w:rPr>
            <w:rStyle w:val="Hyperlink"/>
            <w:szCs w:val="23"/>
          </w:rPr>
          <w:t>https://doi.org/10.1007/s11042-024-18592-3</w:t>
        </w:r>
      </w:hyperlink>
    </w:p>
    <w:p w14:paraId="270DB175" w14:textId="535D9079" w:rsidR="00C6105E" w:rsidRPr="00C546BD" w:rsidRDefault="00C6105E" w:rsidP="00D7442A">
      <w:pPr>
        <w:pStyle w:val="NormalWeb"/>
        <w:spacing w:before="0" w:beforeAutospacing="0" w:after="0" w:afterAutospacing="0" w:line="480" w:lineRule="auto"/>
        <w:ind w:left="600" w:hanging="600"/>
        <w:rPr>
          <w:rStyle w:val="Hyperlink"/>
          <w:szCs w:val="23"/>
        </w:rPr>
      </w:pPr>
      <w:proofErr w:type="spellStart"/>
      <w:r w:rsidRPr="00C546BD">
        <w:rPr>
          <w:color w:val="000000"/>
          <w:szCs w:val="23"/>
        </w:rPr>
        <w:t>Vijayatai</w:t>
      </w:r>
      <w:proofErr w:type="spellEnd"/>
      <w:r w:rsidRPr="00C546BD">
        <w:rPr>
          <w:color w:val="000000"/>
          <w:szCs w:val="23"/>
        </w:rPr>
        <w:t xml:space="preserve"> </w:t>
      </w:r>
      <w:proofErr w:type="spellStart"/>
      <w:r w:rsidRPr="00C546BD">
        <w:rPr>
          <w:color w:val="000000"/>
          <w:szCs w:val="23"/>
        </w:rPr>
        <w:t>Hukare</w:t>
      </w:r>
      <w:proofErr w:type="spellEnd"/>
      <w:r w:rsidRPr="00C546BD">
        <w:rPr>
          <w:color w:val="000000"/>
          <w:szCs w:val="23"/>
        </w:rPr>
        <w:t>, Vidya Kumbhar, &amp; Shah, S. K. (2023</w:t>
      </w:r>
      <w:r w:rsidRPr="00C546BD">
        <w:rPr>
          <w:i/>
          <w:iCs/>
          <w:color w:val="000000"/>
          <w:szCs w:val="23"/>
        </w:rPr>
        <w:t xml:space="preserve">). </w:t>
      </w:r>
      <w:r w:rsidRPr="00C546BD">
        <w:rPr>
          <w:color w:val="000000"/>
          <w:szCs w:val="23"/>
        </w:rPr>
        <w:t>Machine Learning Methods for Crop Yield Prediction.</w:t>
      </w:r>
      <w:r w:rsidRPr="00C546BD">
        <w:rPr>
          <w:i/>
          <w:iCs/>
          <w:color w:val="000000"/>
          <w:szCs w:val="23"/>
        </w:rPr>
        <w:t> Communications in Computer and Information Science, 195</w:t>
      </w:r>
      <w:r w:rsidRPr="00C546BD">
        <w:rPr>
          <w:color w:val="000000"/>
          <w:szCs w:val="23"/>
        </w:rPr>
        <w:t xml:space="preserve">–209. </w:t>
      </w:r>
      <w:hyperlink r:id="rId63" w:history="1">
        <w:r w:rsidRPr="00C546BD">
          <w:rPr>
            <w:rStyle w:val="Hyperlink"/>
            <w:szCs w:val="23"/>
          </w:rPr>
          <w:t>https://doi.org/10.1007/978-3-031-43605-5_15</w:t>
        </w:r>
      </w:hyperlink>
    </w:p>
    <w:p w14:paraId="76A4F624" w14:textId="3183C24F" w:rsidR="00C6105E" w:rsidRPr="00C546BD" w:rsidRDefault="00C6105E" w:rsidP="00D7442A">
      <w:pPr>
        <w:pStyle w:val="NormalWeb"/>
        <w:spacing w:before="0" w:beforeAutospacing="0" w:after="0" w:afterAutospacing="0" w:line="480" w:lineRule="auto"/>
        <w:ind w:left="600" w:hanging="600"/>
        <w:rPr>
          <w:rStyle w:val="Hyperlink"/>
          <w:szCs w:val="23"/>
        </w:rPr>
      </w:pPr>
      <w:proofErr w:type="spellStart"/>
      <w:r w:rsidRPr="00C546BD">
        <w:rPr>
          <w:color w:val="000000"/>
          <w:szCs w:val="23"/>
        </w:rPr>
        <w:t>Vovsha</w:t>
      </w:r>
      <w:proofErr w:type="spellEnd"/>
      <w:r w:rsidRPr="00C546BD">
        <w:rPr>
          <w:color w:val="000000"/>
          <w:szCs w:val="23"/>
        </w:rPr>
        <w:t>, P. (2021). Comparison of Traditional Econometric Models and Machine Learning Methods in the Context of Travel Decision Making and Perspectives for Synergy</w:t>
      </w:r>
      <w:r w:rsidRPr="00C546BD">
        <w:rPr>
          <w:i/>
          <w:iCs/>
          <w:color w:val="000000"/>
          <w:szCs w:val="23"/>
        </w:rPr>
        <w:t>.</w:t>
      </w:r>
      <w:r w:rsidRPr="00C546BD">
        <w:rPr>
          <w:color w:val="000000"/>
          <w:szCs w:val="23"/>
        </w:rPr>
        <w:t> </w:t>
      </w:r>
      <w:r w:rsidRPr="00C546BD">
        <w:rPr>
          <w:i/>
          <w:iCs/>
          <w:color w:val="000000"/>
          <w:szCs w:val="23"/>
        </w:rPr>
        <w:t>Studies in Computational Intelligence, 177</w:t>
      </w:r>
      <w:r w:rsidRPr="00C546BD">
        <w:rPr>
          <w:color w:val="000000"/>
          <w:szCs w:val="23"/>
        </w:rPr>
        <w:t xml:space="preserve">–186. </w:t>
      </w:r>
      <w:hyperlink r:id="rId64" w:history="1">
        <w:r w:rsidRPr="00C546BD">
          <w:rPr>
            <w:rStyle w:val="Hyperlink"/>
            <w:szCs w:val="23"/>
          </w:rPr>
          <w:t>https://doi.org/10.1007/978-3-030-75583-6_18</w:t>
        </w:r>
      </w:hyperlink>
    </w:p>
    <w:p w14:paraId="20761B28" w14:textId="6DFC8F64" w:rsidR="00C6105E" w:rsidRPr="00C546BD" w:rsidRDefault="00C6105E" w:rsidP="00D7442A">
      <w:pPr>
        <w:pStyle w:val="NormalWeb"/>
        <w:spacing w:before="0" w:beforeAutospacing="0" w:after="0" w:afterAutospacing="0" w:line="480" w:lineRule="auto"/>
        <w:ind w:left="600" w:hanging="600"/>
        <w:rPr>
          <w:color w:val="000000"/>
          <w:szCs w:val="23"/>
        </w:rPr>
      </w:pPr>
      <w:r w:rsidRPr="00C546BD">
        <w:rPr>
          <w:color w:val="000000"/>
          <w:szCs w:val="23"/>
        </w:rPr>
        <w:t>Yang, X., Hua, Z., Li, L., Huo, X., &amp; Zhao, Z. (2024). Multi-source information fusion-driven corn yield prediction using the Random Forest from the perspective of Agricultural and Forestry Economic Management. </w:t>
      </w:r>
      <w:r w:rsidRPr="00C546BD">
        <w:rPr>
          <w:i/>
          <w:iCs/>
          <w:color w:val="000000"/>
          <w:szCs w:val="23"/>
        </w:rPr>
        <w:t>Scientific Reports, 14</w:t>
      </w:r>
      <w:r w:rsidRPr="00C546BD">
        <w:rPr>
          <w:color w:val="000000"/>
          <w:szCs w:val="23"/>
        </w:rPr>
        <w:t xml:space="preserve">(1), 4052. </w:t>
      </w:r>
      <w:hyperlink r:id="rId65" w:history="1">
        <w:r w:rsidRPr="00C546BD">
          <w:rPr>
            <w:rStyle w:val="Hyperlink"/>
            <w:szCs w:val="23"/>
          </w:rPr>
          <w:t>https://doi.org/10.1038/s41598-024-54354-9</w:t>
        </w:r>
      </w:hyperlink>
    </w:p>
    <w:p w14:paraId="0A7D6628" w14:textId="1D9F0DD7" w:rsidR="00EE0FA1" w:rsidRDefault="00906630" w:rsidP="00F575DB">
      <w:pPr>
        <w:spacing w:before="0" w:after="0"/>
        <w:ind w:left="600" w:hanging="600"/>
        <w:contextualSpacing w:val="0"/>
        <w:jc w:val="left"/>
        <w:rPr>
          <w:rStyle w:val="Hyperlink"/>
          <w:szCs w:val="23"/>
          <w:lang w:eastAsia="en-PH"/>
        </w:rPr>
      </w:pPr>
      <w:r w:rsidRPr="00C546BD">
        <w:rPr>
          <w:color w:val="000000"/>
          <w:szCs w:val="23"/>
          <w:lang w:eastAsia="en-PH"/>
        </w:rPr>
        <w:t>Zhou, Z.-H. (2021). Ensemble Learning</w:t>
      </w:r>
      <w:r w:rsidRPr="00C546BD">
        <w:rPr>
          <w:i/>
          <w:iCs/>
          <w:color w:val="000000"/>
          <w:szCs w:val="23"/>
          <w:lang w:eastAsia="en-PH"/>
        </w:rPr>
        <w:t xml:space="preserve">. Springer </w:t>
      </w:r>
      <w:proofErr w:type="spellStart"/>
      <w:r w:rsidRPr="00C546BD">
        <w:rPr>
          <w:i/>
          <w:iCs/>
          <w:color w:val="000000"/>
          <w:szCs w:val="23"/>
          <w:lang w:eastAsia="en-PH"/>
        </w:rPr>
        <w:t>EBooks</w:t>
      </w:r>
      <w:proofErr w:type="spellEnd"/>
      <w:r w:rsidRPr="00C546BD">
        <w:rPr>
          <w:i/>
          <w:iCs/>
          <w:color w:val="000000"/>
          <w:szCs w:val="23"/>
          <w:lang w:eastAsia="en-PH"/>
        </w:rPr>
        <w:t>, 181</w:t>
      </w:r>
      <w:r w:rsidRPr="00C546BD">
        <w:rPr>
          <w:color w:val="000000"/>
          <w:szCs w:val="23"/>
          <w:lang w:eastAsia="en-PH"/>
        </w:rPr>
        <w:t xml:space="preserve">–210. </w:t>
      </w:r>
      <w:commentRangeStart w:id="126"/>
      <w:r w:rsidRPr="00C546BD">
        <w:fldChar w:fldCharType="begin"/>
      </w:r>
      <w:r w:rsidRPr="00C546BD">
        <w:instrText>HYPERLINK "https://doi.org/10.1007/978-981-15-1967-3_8"</w:instrText>
      </w:r>
      <w:r w:rsidRPr="00C546BD">
        <w:fldChar w:fldCharType="separate"/>
      </w:r>
      <w:r w:rsidRPr="00C546BD">
        <w:rPr>
          <w:rStyle w:val="Hyperlink"/>
          <w:szCs w:val="23"/>
          <w:lang w:eastAsia="en-PH"/>
        </w:rPr>
        <w:t>https://doi.org/10.1007/978-981-15-1967-3_8</w:t>
      </w:r>
      <w:r w:rsidRPr="00C546BD">
        <w:rPr>
          <w:rStyle w:val="Hyperlink"/>
          <w:szCs w:val="23"/>
          <w:lang w:eastAsia="en-PH"/>
        </w:rPr>
        <w:fldChar w:fldCharType="end"/>
      </w:r>
      <w:commentRangeEnd w:id="126"/>
      <w:r w:rsidR="00D173D7" w:rsidRPr="00C546BD">
        <w:rPr>
          <w:rStyle w:val="CommentReference"/>
        </w:rPr>
        <w:commentReference w:id="126"/>
      </w:r>
    </w:p>
    <w:p w14:paraId="7CDF97C5" w14:textId="6C89BBEE" w:rsidR="009A29E5" w:rsidRDefault="009A29E5" w:rsidP="009A29E5">
      <w:pPr>
        <w:spacing w:before="0" w:after="0"/>
        <w:ind w:left="600" w:hanging="600"/>
        <w:contextualSpacing w:val="0"/>
        <w:jc w:val="left"/>
        <w:rPr>
          <w:color w:val="000000"/>
          <w:szCs w:val="23"/>
          <w:lang w:val="en-PH" w:eastAsia="en-PH"/>
        </w:rPr>
      </w:pPr>
      <w:r w:rsidRPr="009A29E5">
        <w:rPr>
          <w:color w:val="000000"/>
          <w:szCs w:val="23"/>
          <w:lang w:val="en-PH" w:eastAsia="en-PH"/>
        </w:rPr>
        <w:t>Ibañez, S. C., &amp; Monterola, C. P. (2023). A Global Forecasting Approach to Large-Scale Crop Production Prediction with Time Series Transformers. </w:t>
      </w:r>
      <w:r w:rsidRPr="009A29E5">
        <w:rPr>
          <w:i/>
          <w:iCs/>
          <w:color w:val="000000"/>
          <w:szCs w:val="23"/>
          <w:lang w:val="en-PH" w:eastAsia="en-PH"/>
        </w:rPr>
        <w:t>Agriculture</w:t>
      </w:r>
      <w:r w:rsidRPr="009A29E5">
        <w:rPr>
          <w:color w:val="000000"/>
          <w:szCs w:val="23"/>
          <w:lang w:val="en-PH" w:eastAsia="en-PH"/>
        </w:rPr>
        <w:t>, </w:t>
      </w:r>
      <w:r w:rsidRPr="009A29E5">
        <w:rPr>
          <w:i/>
          <w:iCs/>
          <w:color w:val="000000"/>
          <w:szCs w:val="23"/>
          <w:lang w:val="en-PH" w:eastAsia="en-PH"/>
        </w:rPr>
        <w:t>13</w:t>
      </w:r>
      <w:r w:rsidRPr="009A29E5">
        <w:rPr>
          <w:color w:val="000000"/>
          <w:szCs w:val="23"/>
          <w:lang w:val="en-PH" w:eastAsia="en-PH"/>
        </w:rPr>
        <w:t xml:space="preserve">(9), 1855–1855. </w:t>
      </w:r>
      <w:hyperlink r:id="rId66" w:history="1">
        <w:r w:rsidRPr="009A29E5">
          <w:rPr>
            <w:rStyle w:val="Hyperlink"/>
            <w:szCs w:val="23"/>
            <w:lang w:val="en-PH" w:eastAsia="en-PH"/>
          </w:rPr>
          <w:t>https://doi.org/10.3390/agriculture13091855</w:t>
        </w:r>
      </w:hyperlink>
    </w:p>
    <w:p w14:paraId="77BC9D24" w14:textId="4FDA6072" w:rsidR="009A29E5" w:rsidRDefault="00CD6C16" w:rsidP="009A29E5">
      <w:pPr>
        <w:spacing w:before="0" w:after="0"/>
        <w:ind w:left="600" w:hanging="600"/>
        <w:contextualSpacing w:val="0"/>
        <w:jc w:val="left"/>
        <w:rPr>
          <w:color w:val="000000"/>
          <w:szCs w:val="23"/>
          <w:lang w:val="en-PH" w:eastAsia="en-PH"/>
        </w:rPr>
      </w:pPr>
      <w:r w:rsidRPr="00CD6C16">
        <w:rPr>
          <w:color w:val="000000"/>
          <w:szCs w:val="23"/>
          <w:lang w:val="en-PH" w:eastAsia="en-PH"/>
        </w:rPr>
        <w:t xml:space="preserve">Philippine Statistics </w:t>
      </w:r>
      <w:proofErr w:type="gramStart"/>
      <w:r w:rsidRPr="00CD6C16">
        <w:rPr>
          <w:color w:val="000000"/>
          <w:szCs w:val="23"/>
          <w:lang w:val="en-PH" w:eastAsia="en-PH"/>
        </w:rPr>
        <w:t>Authority  (</w:t>
      </w:r>
      <w:proofErr w:type="gramEnd"/>
      <w:r w:rsidRPr="00CD6C16">
        <w:rPr>
          <w:color w:val="000000"/>
          <w:szCs w:val="23"/>
          <w:lang w:val="en-PH" w:eastAsia="en-PH"/>
        </w:rPr>
        <w:t>2024).</w:t>
      </w:r>
      <w:r>
        <w:rPr>
          <w:color w:val="000000"/>
          <w:szCs w:val="23"/>
          <w:lang w:val="en-PH" w:eastAsia="en-PH"/>
        </w:rPr>
        <w:t xml:space="preserve"> </w:t>
      </w:r>
      <w:r w:rsidR="009A29E5" w:rsidRPr="009A29E5">
        <w:rPr>
          <w:i/>
          <w:iCs/>
          <w:color w:val="000000"/>
          <w:szCs w:val="23"/>
          <w:lang w:val="en-PH" w:eastAsia="en-PH"/>
        </w:rPr>
        <w:t>Rice and Corn Situation and Outlook Reports</w:t>
      </w:r>
      <w:r>
        <w:rPr>
          <w:i/>
          <w:iCs/>
          <w:color w:val="000000"/>
          <w:szCs w:val="23"/>
          <w:lang w:val="en-PH" w:eastAsia="en-PH"/>
        </w:rPr>
        <w:t xml:space="preserve">. </w:t>
      </w:r>
      <w:r w:rsidR="009A29E5" w:rsidRPr="009A29E5">
        <w:rPr>
          <w:color w:val="000000"/>
          <w:szCs w:val="23"/>
          <w:lang w:val="en-PH" w:eastAsia="en-PH"/>
        </w:rPr>
        <w:t>P</w:t>
      </w:r>
      <w:r>
        <w:rPr>
          <w:color w:val="000000"/>
          <w:szCs w:val="23"/>
          <w:lang w:val="en-PH" w:eastAsia="en-PH"/>
        </w:rPr>
        <w:t>SA</w:t>
      </w:r>
      <w:r w:rsidR="009A29E5" w:rsidRPr="009A29E5">
        <w:rPr>
          <w:color w:val="000000"/>
          <w:szCs w:val="23"/>
          <w:lang w:val="en-PH" w:eastAsia="en-PH"/>
        </w:rPr>
        <w:t xml:space="preserve">.gov.ph. </w:t>
      </w:r>
      <w:hyperlink r:id="rId67" w:history="1">
        <w:r w:rsidR="009A29E5" w:rsidRPr="009A29E5">
          <w:rPr>
            <w:rStyle w:val="Hyperlink"/>
            <w:szCs w:val="23"/>
            <w:lang w:val="en-PH" w:eastAsia="en-PH"/>
          </w:rPr>
          <w:t>https://www.psa.gov.ph/content/rice-and-corn-situation-and-outlook-reports</w:t>
        </w:r>
      </w:hyperlink>
    </w:p>
    <w:p w14:paraId="06C413B4" w14:textId="443A7194" w:rsidR="009A29E5" w:rsidRDefault="009A29E5" w:rsidP="009A29E5">
      <w:pPr>
        <w:spacing w:before="0" w:after="0"/>
        <w:ind w:left="600" w:hanging="600"/>
        <w:contextualSpacing w:val="0"/>
        <w:jc w:val="left"/>
        <w:rPr>
          <w:rStyle w:val="Hyperlink"/>
          <w:szCs w:val="23"/>
          <w:lang w:val="en-PH" w:eastAsia="en-PH"/>
        </w:rPr>
      </w:pPr>
      <w:r w:rsidRPr="009A29E5">
        <w:rPr>
          <w:color w:val="000000"/>
          <w:szCs w:val="23"/>
          <w:lang w:val="en-PH" w:eastAsia="en-PH"/>
        </w:rPr>
        <w:t xml:space="preserve">Shin, H. (2021, February 10). </w:t>
      </w:r>
      <w:r w:rsidRPr="00CD6C16">
        <w:rPr>
          <w:i/>
          <w:iCs/>
          <w:color w:val="000000"/>
          <w:szCs w:val="23"/>
          <w:lang w:val="en-PH" w:eastAsia="en-PH"/>
        </w:rPr>
        <w:t xml:space="preserve">Council Post: Preparing For </w:t>
      </w:r>
      <w:proofErr w:type="gramStart"/>
      <w:r w:rsidRPr="00CD6C16">
        <w:rPr>
          <w:i/>
          <w:iCs/>
          <w:color w:val="000000"/>
          <w:szCs w:val="23"/>
          <w:lang w:val="en-PH" w:eastAsia="en-PH"/>
        </w:rPr>
        <w:t>The</w:t>
      </w:r>
      <w:proofErr w:type="gramEnd"/>
      <w:r w:rsidRPr="00CD6C16">
        <w:rPr>
          <w:i/>
          <w:iCs/>
          <w:color w:val="000000"/>
          <w:szCs w:val="23"/>
          <w:lang w:val="en-PH" w:eastAsia="en-PH"/>
        </w:rPr>
        <w:t xml:space="preserve"> Unpredictable In Food And Agriculture</w:t>
      </w:r>
      <w:r w:rsidRPr="009A29E5">
        <w:rPr>
          <w:color w:val="000000"/>
          <w:szCs w:val="23"/>
          <w:lang w:val="en-PH" w:eastAsia="en-PH"/>
        </w:rPr>
        <w:t>. </w:t>
      </w:r>
      <w:r w:rsidRPr="00CD6C16">
        <w:rPr>
          <w:color w:val="000000"/>
          <w:szCs w:val="23"/>
          <w:lang w:val="en-PH" w:eastAsia="en-PH"/>
        </w:rPr>
        <w:t>Forbes</w:t>
      </w:r>
      <w:r w:rsidRPr="009A29E5">
        <w:rPr>
          <w:color w:val="000000"/>
          <w:szCs w:val="23"/>
          <w:lang w:val="en-PH" w:eastAsia="en-PH"/>
        </w:rPr>
        <w:t xml:space="preserve">. </w:t>
      </w:r>
      <w:hyperlink r:id="rId68" w:history="1">
        <w:r w:rsidRPr="009A29E5">
          <w:rPr>
            <w:rStyle w:val="Hyperlink"/>
            <w:szCs w:val="23"/>
            <w:lang w:val="en-PH" w:eastAsia="en-PH"/>
          </w:rPr>
          <w:t>https://www.forbes.com/sites/forbesbusinessdevelopmentcouncil/2021/02/11/preparing-for-the-unpredictable-in-food-and-agriculture/</w:t>
        </w:r>
      </w:hyperlink>
    </w:p>
    <w:p w14:paraId="57966F87" w14:textId="2BBE4F97" w:rsidR="00A86139" w:rsidRP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lastRenderedPageBreak/>
        <w:t xml:space="preserve">Morales, A., &amp; Villalobos, F. J. (2023). Using machine learning for crop yield prediction in the past or the future. Frontiers in Plant Science, 14. </w:t>
      </w:r>
      <w:hyperlink r:id="rId69" w:history="1">
        <w:r w:rsidRPr="006F61F5">
          <w:rPr>
            <w:rStyle w:val="Hyperlink"/>
            <w:szCs w:val="23"/>
            <w:lang w:val="en-PH" w:eastAsia="en-PH"/>
          </w:rPr>
          <w:t>https://doi.org/10.3389/fpls.2023.1128388</w:t>
        </w:r>
      </w:hyperlink>
    </w:p>
    <w:p w14:paraId="75DAE946" w14:textId="10612966" w:rsidR="00A86139" w:rsidRP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t xml:space="preserve">‌D. M. P. W. Dissanayake, R. M. K. T. Rathnayake, &amp; L. L. Gihan Chathuranga. (2023). Crop Yield Forecasting using Machine Learning Techniques - A Systematic Literature Review. KDU Journal of Multidisciplinary Studies, 5(1), 54–65. </w:t>
      </w:r>
      <w:hyperlink r:id="rId70" w:history="1">
        <w:r w:rsidRPr="006F61F5">
          <w:rPr>
            <w:rStyle w:val="Hyperlink"/>
            <w:szCs w:val="23"/>
            <w:lang w:val="en-PH" w:eastAsia="en-PH"/>
          </w:rPr>
          <w:t>https://doi.org/10.4038/kjms.v5i1.62</w:t>
        </w:r>
      </w:hyperlink>
    </w:p>
    <w:p w14:paraId="6B4A07CE" w14:textId="05673185" w:rsidR="00A86139" w:rsidRP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t xml:space="preserve">‌Gera, R., &amp; Jain, A. (2023). Predicting Crop Yield in Smart Agriculture Using IoT and Machine Learning for Sustainable Development. Communications in Computer and Information Science, 64–76. </w:t>
      </w:r>
      <w:hyperlink r:id="rId71" w:history="1">
        <w:r w:rsidRPr="006F61F5">
          <w:rPr>
            <w:rStyle w:val="Hyperlink"/>
            <w:szCs w:val="23"/>
            <w:lang w:val="en-PH" w:eastAsia="en-PH"/>
          </w:rPr>
          <w:t>https://doi.org/10.1007/978-3-031-47055-4_6</w:t>
        </w:r>
      </w:hyperlink>
    </w:p>
    <w:p w14:paraId="0427A123" w14:textId="17BB4702" w:rsidR="00A86139" w:rsidRP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t xml:space="preserve">‌Hatfield, J. L., &amp; </w:t>
      </w:r>
      <w:proofErr w:type="spellStart"/>
      <w:r w:rsidRPr="00A86139">
        <w:rPr>
          <w:color w:val="000000"/>
          <w:szCs w:val="23"/>
          <w:lang w:val="en-PH" w:eastAsia="en-PH"/>
        </w:rPr>
        <w:t>Prueger</w:t>
      </w:r>
      <w:proofErr w:type="spellEnd"/>
      <w:r w:rsidRPr="00A86139">
        <w:rPr>
          <w:color w:val="000000"/>
          <w:szCs w:val="23"/>
          <w:lang w:val="en-PH" w:eastAsia="en-PH"/>
        </w:rPr>
        <w:t xml:space="preserve">, J. H. (2015). Temperature extremes: Effect on plant growth and development. Weather and Climate Extremes, 10, 4–10. </w:t>
      </w:r>
      <w:hyperlink r:id="rId72" w:history="1">
        <w:r w:rsidRPr="006F61F5">
          <w:rPr>
            <w:rStyle w:val="Hyperlink"/>
            <w:szCs w:val="23"/>
            <w:lang w:val="en-PH" w:eastAsia="en-PH"/>
          </w:rPr>
          <w:t>https://doi.org/10.1016/j.wace.2015.08.001</w:t>
        </w:r>
      </w:hyperlink>
    </w:p>
    <w:p w14:paraId="2C7A4F28" w14:textId="17839476" w:rsidR="00A86139" w:rsidRP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t xml:space="preserve">‌I. </w:t>
      </w:r>
      <w:proofErr w:type="spellStart"/>
      <w:r w:rsidRPr="00A86139">
        <w:rPr>
          <w:color w:val="000000"/>
          <w:szCs w:val="23"/>
          <w:lang w:val="en-PH" w:eastAsia="en-PH"/>
        </w:rPr>
        <w:t>Supit</w:t>
      </w:r>
      <w:proofErr w:type="spellEnd"/>
      <w:r w:rsidRPr="00A86139">
        <w:rPr>
          <w:color w:val="000000"/>
          <w:szCs w:val="23"/>
          <w:lang w:val="en-PH" w:eastAsia="en-PH"/>
        </w:rPr>
        <w:t xml:space="preserve">, C.A. van Diepen, Wit, A. J. W. de, Wolf, J., Kabat, P., Baruth, B., &amp; Ludwig, F. (2012). Assessing climate change effects on European crop yields using the Crop Growth Monitoring System and a weather generator. Agricultural and Forest Meteorology, 164, 96–111. </w:t>
      </w:r>
      <w:hyperlink r:id="rId73" w:history="1">
        <w:r w:rsidRPr="006F61F5">
          <w:rPr>
            <w:rStyle w:val="Hyperlink"/>
            <w:szCs w:val="23"/>
            <w:lang w:val="en-PH" w:eastAsia="en-PH"/>
          </w:rPr>
          <w:t>https://doi.org/10.1016/j.agrformet.2012.05.005</w:t>
        </w:r>
      </w:hyperlink>
    </w:p>
    <w:p w14:paraId="72EBD40B" w14:textId="61451E91" w:rsid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t xml:space="preserve">‌Wankhede, D. S. (2020). Analysis and Prediction of Soil Nutrients </w:t>
      </w:r>
      <w:proofErr w:type="spellStart"/>
      <w:proofErr w:type="gramStart"/>
      <w:r w:rsidRPr="00A86139">
        <w:rPr>
          <w:color w:val="000000"/>
          <w:szCs w:val="23"/>
          <w:lang w:val="en-PH" w:eastAsia="en-PH"/>
        </w:rPr>
        <w:t>pH,N</w:t>
      </w:r>
      <w:proofErr w:type="gramEnd"/>
      <w:r w:rsidRPr="00A86139">
        <w:rPr>
          <w:color w:val="000000"/>
          <w:szCs w:val="23"/>
          <w:lang w:val="en-PH" w:eastAsia="en-PH"/>
        </w:rPr>
        <w:t>,P,K</w:t>
      </w:r>
      <w:proofErr w:type="spellEnd"/>
      <w:r w:rsidRPr="00A86139">
        <w:rPr>
          <w:color w:val="000000"/>
          <w:szCs w:val="23"/>
          <w:lang w:val="en-PH" w:eastAsia="en-PH"/>
        </w:rPr>
        <w:t xml:space="preserve"> for Crop Using Machine Learning Classifier: A Review. EAI/Springer Innovations in Communication and Computing, 111–121. </w:t>
      </w:r>
      <w:hyperlink r:id="rId74" w:history="1">
        <w:r w:rsidRPr="006F61F5">
          <w:rPr>
            <w:rStyle w:val="Hyperlink"/>
            <w:szCs w:val="23"/>
            <w:lang w:val="en-PH" w:eastAsia="en-PH"/>
          </w:rPr>
          <w:t>https://doi.org/10.1007/978-3-030-49795-8_10</w:t>
        </w:r>
      </w:hyperlink>
    </w:p>
    <w:p w14:paraId="0192C97E" w14:textId="77777777" w:rsidR="00A86139" w:rsidRPr="00A86139" w:rsidRDefault="00A86139" w:rsidP="00A86139">
      <w:pPr>
        <w:spacing w:before="0" w:after="0"/>
        <w:ind w:left="600" w:hanging="600"/>
        <w:contextualSpacing w:val="0"/>
        <w:jc w:val="left"/>
        <w:rPr>
          <w:color w:val="000000"/>
          <w:szCs w:val="23"/>
          <w:lang w:val="en-PH" w:eastAsia="en-PH"/>
        </w:rPr>
      </w:pPr>
    </w:p>
    <w:p w14:paraId="5C32AA32" w14:textId="77777777" w:rsidR="00A86139" w:rsidRPr="00A86139" w:rsidRDefault="00A86139" w:rsidP="00A86139">
      <w:pPr>
        <w:spacing w:before="0" w:after="0"/>
        <w:ind w:left="600" w:hanging="600"/>
        <w:contextualSpacing w:val="0"/>
        <w:jc w:val="left"/>
        <w:rPr>
          <w:color w:val="000000"/>
          <w:szCs w:val="23"/>
          <w:lang w:val="en-PH" w:eastAsia="en-PH"/>
        </w:rPr>
      </w:pPr>
    </w:p>
    <w:p w14:paraId="1EB83847" w14:textId="77777777" w:rsidR="00A86139" w:rsidRPr="00A86139" w:rsidRDefault="00A86139" w:rsidP="00A86139">
      <w:pPr>
        <w:spacing w:before="0" w:after="0"/>
        <w:ind w:left="600" w:hanging="600"/>
        <w:contextualSpacing w:val="0"/>
        <w:jc w:val="left"/>
        <w:rPr>
          <w:color w:val="000000"/>
          <w:szCs w:val="23"/>
          <w:lang w:val="en-PH" w:eastAsia="en-PH"/>
        </w:rPr>
      </w:pPr>
    </w:p>
    <w:p w14:paraId="18FDB1E4" w14:textId="1C53B5CA" w:rsidR="00A86139" w:rsidRDefault="00A86139" w:rsidP="00A86139">
      <w:pPr>
        <w:spacing w:before="0" w:after="0"/>
        <w:ind w:left="600" w:hanging="600"/>
        <w:contextualSpacing w:val="0"/>
        <w:jc w:val="left"/>
        <w:rPr>
          <w:color w:val="000000"/>
          <w:szCs w:val="23"/>
          <w:lang w:val="en-PH" w:eastAsia="en-PH"/>
        </w:rPr>
      </w:pPr>
      <w:r w:rsidRPr="00A86139">
        <w:rPr>
          <w:color w:val="000000"/>
          <w:szCs w:val="23"/>
          <w:lang w:val="en-PH" w:eastAsia="en-PH"/>
        </w:rPr>
        <w:t>‌</w:t>
      </w:r>
    </w:p>
    <w:p w14:paraId="1017BB77" w14:textId="5A3B93D3" w:rsidR="001734D5" w:rsidRDefault="001734D5">
      <w:pPr>
        <w:contextualSpacing w:val="0"/>
        <w:rPr>
          <w:color w:val="000000"/>
          <w:szCs w:val="23"/>
          <w:lang w:val="en-PH" w:eastAsia="en-PH"/>
        </w:rPr>
      </w:pPr>
      <w:r>
        <w:rPr>
          <w:color w:val="000000"/>
          <w:szCs w:val="23"/>
          <w:lang w:val="en-PH" w:eastAsia="en-PH"/>
        </w:rPr>
        <w:br w:type="page"/>
      </w:r>
    </w:p>
    <w:p w14:paraId="69C55185" w14:textId="7B6B0233" w:rsidR="00C65D05" w:rsidRDefault="001734D5" w:rsidP="00C65D05">
      <w:pPr>
        <w:pStyle w:val="Heading1"/>
        <w:rPr>
          <w:lang w:val="en-PH" w:eastAsia="en-PH"/>
        </w:rPr>
      </w:pPr>
      <w:bookmarkStart w:id="127" w:name="_Toc183076626"/>
      <w:r>
        <w:rPr>
          <w:lang w:val="en-PH" w:eastAsia="en-PH"/>
        </w:rPr>
        <w:lastRenderedPageBreak/>
        <w:t xml:space="preserve">Appendix </w:t>
      </w:r>
      <w:r w:rsidR="00C65D05">
        <w:rPr>
          <w:lang w:val="en-PH" w:eastAsia="en-PH"/>
        </w:rPr>
        <w:t>A</w:t>
      </w:r>
      <w:r w:rsidR="00C65D05">
        <w:rPr>
          <w:lang w:val="en-PH" w:eastAsia="en-PH"/>
        </w:rPr>
        <w:br/>
        <w:t>SOURCE CODE</w:t>
      </w:r>
      <w:bookmarkEnd w:id="127"/>
    </w:p>
    <w:p w14:paraId="443EF8C7" w14:textId="77777777" w:rsidR="00C65D05" w:rsidRPr="00C65D05" w:rsidRDefault="00C65D05" w:rsidP="00C65D05">
      <w:pPr>
        <w:rPr>
          <w:lang w:val="en-PH" w:eastAsia="en-PH"/>
        </w:rPr>
      </w:pPr>
    </w:p>
    <w:p w14:paraId="69CEBB83" w14:textId="4CEE0E3C" w:rsidR="00C65D05" w:rsidRDefault="00C65D05" w:rsidP="00C65D05">
      <w:pPr>
        <w:pStyle w:val="Heading1"/>
        <w:rPr>
          <w:lang w:val="en-PH" w:eastAsia="en-PH"/>
        </w:rPr>
      </w:pPr>
      <w:bookmarkStart w:id="128" w:name="_Toc183076627"/>
      <w:r>
        <w:rPr>
          <w:lang w:val="en-PH" w:eastAsia="en-PH"/>
        </w:rPr>
        <w:t>Appendix B</w:t>
      </w:r>
      <w:r>
        <w:rPr>
          <w:lang w:val="en-PH" w:eastAsia="en-PH"/>
        </w:rPr>
        <w:br/>
        <w:t>DATASET</w:t>
      </w:r>
      <w:r w:rsidR="0094252B">
        <w:rPr>
          <w:lang w:val="en-PH" w:eastAsia="en-PH"/>
        </w:rPr>
        <w:t>S</w:t>
      </w:r>
      <w:bookmarkEnd w:id="128"/>
    </w:p>
    <w:p w14:paraId="13E990E1" w14:textId="298B9C26" w:rsidR="0094252B" w:rsidRPr="0094252B" w:rsidRDefault="0094252B" w:rsidP="0094252B">
      <w:pPr>
        <w:rPr>
          <w:i/>
          <w:iCs/>
          <w:lang w:val="en-PH" w:eastAsia="en-PH"/>
        </w:rPr>
      </w:pPr>
      <w:r w:rsidRPr="0094252B">
        <w:rPr>
          <w:i/>
          <w:iCs/>
          <w:lang w:val="en-PH" w:eastAsia="en-PH"/>
        </w:rPr>
        <w:t>Corn</w:t>
      </w:r>
      <w:r>
        <w:rPr>
          <w:i/>
          <w:iCs/>
          <w:lang w:val="en-PH" w:eastAsia="en-PH"/>
        </w:rPr>
        <w:t xml:space="preserve"> Dataset</w:t>
      </w:r>
    </w:p>
    <w:p w14:paraId="6AA87AF5" w14:textId="3697871E" w:rsidR="00C65D05" w:rsidRDefault="0094252B" w:rsidP="00C65D05">
      <w:pPr>
        <w:rPr>
          <w:lang w:val="en-PH" w:eastAsia="en-PH"/>
        </w:rPr>
      </w:pPr>
      <w:r w:rsidRPr="0094252B">
        <w:rPr>
          <w:noProof/>
          <w:lang w:val="en-PH" w:eastAsia="en-PH"/>
        </w:rPr>
        <w:drawing>
          <wp:inline distT="0" distB="0" distL="0" distR="0" wp14:anchorId="6E2766A8" wp14:editId="05AF026D">
            <wp:extent cx="5274310" cy="1487805"/>
            <wp:effectExtent l="0" t="0" r="2540" b="0"/>
            <wp:docPr id="122967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70166" name=""/>
                    <pic:cNvPicPr/>
                  </pic:nvPicPr>
                  <pic:blipFill>
                    <a:blip r:embed="rId75"/>
                    <a:stretch>
                      <a:fillRect/>
                    </a:stretch>
                  </pic:blipFill>
                  <pic:spPr>
                    <a:xfrm>
                      <a:off x="0" y="0"/>
                      <a:ext cx="5274310" cy="1487805"/>
                    </a:xfrm>
                    <a:prstGeom prst="rect">
                      <a:avLst/>
                    </a:prstGeom>
                  </pic:spPr>
                </pic:pic>
              </a:graphicData>
            </a:graphic>
          </wp:inline>
        </w:drawing>
      </w:r>
    </w:p>
    <w:p w14:paraId="66AF69B0" w14:textId="1B4BFB22" w:rsidR="0094252B" w:rsidRPr="0094252B" w:rsidRDefault="0094252B" w:rsidP="00C65D05">
      <w:pPr>
        <w:rPr>
          <w:i/>
          <w:iCs/>
          <w:lang w:val="en-PH" w:eastAsia="en-PH"/>
        </w:rPr>
      </w:pPr>
      <w:r w:rsidRPr="0094252B">
        <w:rPr>
          <w:i/>
          <w:iCs/>
          <w:lang w:val="en-PH" w:eastAsia="en-PH"/>
        </w:rPr>
        <w:t>Palay</w:t>
      </w:r>
      <w:r>
        <w:rPr>
          <w:i/>
          <w:iCs/>
          <w:lang w:val="en-PH" w:eastAsia="en-PH"/>
        </w:rPr>
        <w:t xml:space="preserve"> Dataset</w:t>
      </w:r>
    </w:p>
    <w:p w14:paraId="6CDD212F" w14:textId="24674123" w:rsidR="0094252B" w:rsidRPr="00C65D05" w:rsidRDefault="0094252B" w:rsidP="00C65D05">
      <w:pPr>
        <w:rPr>
          <w:lang w:val="en-PH" w:eastAsia="en-PH"/>
        </w:rPr>
      </w:pPr>
      <w:r w:rsidRPr="0094252B">
        <w:rPr>
          <w:noProof/>
          <w:lang w:val="en-PH" w:eastAsia="en-PH"/>
        </w:rPr>
        <w:drawing>
          <wp:inline distT="0" distB="0" distL="0" distR="0" wp14:anchorId="283AA599" wp14:editId="7078A664">
            <wp:extent cx="5274310" cy="1479550"/>
            <wp:effectExtent l="0" t="0" r="2540" b="6350"/>
            <wp:docPr id="207170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09985" name=""/>
                    <pic:cNvPicPr/>
                  </pic:nvPicPr>
                  <pic:blipFill>
                    <a:blip r:embed="rId76"/>
                    <a:stretch>
                      <a:fillRect/>
                    </a:stretch>
                  </pic:blipFill>
                  <pic:spPr>
                    <a:xfrm>
                      <a:off x="0" y="0"/>
                      <a:ext cx="5274310" cy="1479550"/>
                    </a:xfrm>
                    <a:prstGeom prst="rect">
                      <a:avLst/>
                    </a:prstGeom>
                  </pic:spPr>
                </pic:pic>
              </a:graphicData>
            </a:graphic>
          </wp:inline>
        </w:drawing>
      </w:r>
    </w:p>
    <w:p w14:paraId="3AFC7EE3" w14:textId="02833F03" w:rsidR="00C65D05" w:rsidRDefault="00C65D05" w:rsidP="00C65D05">
      <w:pPr>
        <w:pStyle w:val="Heading1"/>
        <w:rPr>
          <w:lang w:val="en-PH" w:eastAsia="en-PH"/>
        </w:rPr>
      </w:pPr>
      <w:bookmarkStart w:id="129" w:name="_Toc183076628"/>
      <w:r>
        <w:rPr>
          <w:lang w:val="en-PH" w:eastAsia="en-PH"/>
        </w:rPr>
        <w:lastRenderedPageBreak/>
        <w:t>Appendix C</w:t>
      </w:r>
      <w:r>
        <w:rPr>
          <w:lang w:val="en-PH" w:eastAsia="en-PH"/>
        </w:rPr>
        <w:br/>
        <w:t>CURRICULUM VITAE</w:t>
      </w:r>
      <w:bookmarkEnd w:id="129"/>
    </w:p>
    <w:p w14:paraId="6696B533" w14:textId="1600FDE5" w:rsidR="009A29E5" w:rsidRPr="00742D1E" w:rsidRDefault="00742D1E" w:rsidP="00742D1E">
      <w:pPr>
        <w:ind w:firstLine="0"/>
        <w:rPr>
          <w:lang w:val="en-PH" w:eastAsia="en-PH"/>
        </w:rPr>
      </w:pPr>
      <w:r>
        <w:rPr>
          <w:noProof/>
          <w:color w:val="000000"/>
          <w:bdr w:val="none" w:sz="0" w:space="0" w:color="auto" w:frame="1"/>
        </w:rPr>
        <w:drawing>
          <wp:inline distT="0" distB="0" distL="0" distR="0" wp14:anchorId="4BF1CFD7" wp14:editId="35658931">
            <wp:extent cx="5274310" cy="7454900"/>
            <wp:effectExtent l="0" t="0" r="2540" b="0"/>
            <wp:docPr id="509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7454900"/>
                    </a:xfrm>
                    <a:prstGeom prst="rect">
                      <a:avLst/>
                    </a:prstGeom>
                    <a:noFill/>
                    <a:ln>
                      <a:noFill/>
                    </a:ln>
                  </pic:spPr>
                </pic:pic>
              </a:graphicData>
            </a:graphic>
          </wp:inline>
        </w:drawing>
      </w:r>
    </w:p>
    <w:sectPr w:rsidR="009A29E5" w:rsidRPr="00742D1E" w:rsidSect="00A3638F">
      <w:pgSz w:w="11906" w:h="16838" w:code="9"/>
      <w:pgMar w:top="1440" w:right="1440" w:bottom="1440" w:left="1440" w:header="720" w:footer="720" w:gutter="72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Earl Peter Gangoso" w:date="2023-08-02T14:52:00Z" w:initials="EPG">
    <w:p w14:paraId="0098FA4A" w14:textId="77777777" w:rsidR="00400DBC" w:rsidRPr="00F12449" w:rsidRDefault="00400DBC">
      <w:pPr>
        <w:pStyle w:val="CommentText"/>
        <w:ind w:firstLine="0"/>
        <w:jc w:val="left"/>
      </w:pPr>
      <w:r w:rsidRPr="00F12449">
        <w:rPr>
          <w:rStyle w:val="CommentReference"/>
        </w:rPr>
        <w:annotationRef/>
      </w:r>
      <w:r w:rsidRPr="00F12449">
        <w:t>To print a Word document without comments or markup:</w:t>
      </w:r>
    </w:p>
    <w:p w14:paraId="07C6A55B" w14:textId="77777777" w:rsidR="00400DBC" w:rsidRPr="00F12449" w:rsidRDefault="00400DBC">
      <w:pPr>
        <w:pStyle w:val="CommentText"/>
        <w:ind w:firstLine="0"/>
        <w:jc w:val="left"/>
      </w:pPr>
      <w:r w:rsidRPr="00F12449">
        <w:t>1. Click the File tab.</w:t>
      </w:r>
    </w:p>
    <w:p w14:paraId="6AC23793" w14:textId="77777777" w:rsidR="00400DBC" w:rsidRPr="00F12449" w:rsidRDefault="00400DBC">
      <w:pPr>
        <w:pStyle w:val="CommentText"/>
        <w:ind w:firstLine="0"/>
        <w:jc w:val="left"/>
      </w:pPr>
      <w:r w:rsidRPr="00F12449">
        <w:t>2. Choose Print.</w:t>
      </w:r>
    </w:p>
    <w:p w14:paraId="37DAEB7D" w14:textId="77777777" w:rsidR="00400DBC" w:rsidRPr="00F12449" w:rsidRDefault="00400DBC">
      <w:pPr>
        <w:pStyle w:val="CommentText"/>
        <w:ind w:firstLine="0"/>
        <w:jc w:val="left"/>
      </w:pPr>
      <w:r w:rsidRPr="00F12449">
        <w:t>3. Select Print All Pages.</w:t>
      </w:r>
    </w:p>
    <w:p w14:paraId="7C02B206" w14:textId="77777777" w:rsidR="00400DBC" w:rsidRPr="00F12449" w:rsidRDefault="00400DBC">
      <w:pPr>
        <w:pStyle w:val="CommentText"/>
        <w:ind w:firstLine="0"/>
        <w:jc w:val="left"/>
      </w:pPr>
      <w:r w:rsidRPr="00F12449">
        <w:t>4. Uncheck Print Markup.</w:t>
      </w:r>
    </w:p>
  </w:comment>
  <w:comment w:id="12" w:author="Earl Peter Gangoso" w:date="2023-08-02T12:52:00Z" w:initials="EPG">
    <w:p w14:paraId="28B64172" w14:textId="77777777" w:rsidR="001C5113" w:rsidRDefault="001C5113" w:rsidP="001C5113">
      <w:pPr>
        <w:pStyle w:val="CommentText"/>
        <w:ind w:firstLine="0"/>
        <w:jc w:val="left"/>
      </w:pPr>
      <w:r>
        <w:rPr>
          <w:rStyle w:val="CommentReference"/>
        </w:rPr>
        <w:annotationRef/>
      </w:r>
      <w:r>
        <w:t>Automatically update the table of contents by right-clicking then “Update Field.”</w:t>
      </w:r>
    </w:p>
  </w:comment>
  <w:comment w:id="14" w:author="Earl Peter Gangoso" w:date="2023-08-02T12:52:00Z" w:initials="EPG">
    <w:p w14:paraId="72F968E2" w14:textId="77777777" w:rsidR="001C5113" w:rsidRDefault="001C5113" w:rsidP="001C5113">
      <w:pPr>
        <w:pStyle w:val="CommentText"/>
        <w:ind w:firstLine="0"/>
        <w:jc w:val="left"/>
      </w:pPr>
      <w:r>
        <w:rPr>
          <w:rStyle w:val="CommentReference"/>
        </w:rPr>
        <w:annotationRef/>
      </w:r>
      <w:r>
        <w:t>Use automatic numbered captioning using References, then Insert Caption. Then you can insert your table of Figures from References, then Insert Table of Figures.</w:t>
      </w:r>
    </w:p>
  </w:comment>
  <w:comment w:id="15" w:author="Earl Peter Gangoso" w:date="2024-07-09T16:27:00Z" w:initials="EG">
    <w:p w14:paraId="6539A853" w14:textId="77777777" w:rsidR="001C5113" w:rsidRDefault="001C5113" w:rsidP="001C5113">
      <w:pPr>
        <w:pStyle w:val="CommentText"/>
        <w:ind w:firstLine="0"/>
        <w:jc w:val="left"/>
      </w:pPr>
      <w:r>
        <w:rPr>
          <w:rStyle w:val="CommentReference"/>
        </w:rPr>
        <w:annotationRef/>
      </w:r>
      <w:r>
        <w:t>DO NOT DELETE for now. If empty, do not print this page.</w:t>
      </w:r>
    </w:p>
  </w:comment>
  <w:comment w:id="18" w:author="Earl Peter Gangoso" w:date="2023-08-02T12:52:00Z" w:initials="EPG">
    <w:p w14:paraId="6FFB6CAA" w14:textId="77777777" w:rsidR="001C5113" w:rsidRDefault="001C5113" w:rsidP="001C5113">
      <w:pPr>
        <w:pStyle w:val="CommentText"/>
        <w:ind w:firstLine="0"/>
        <w:jc w:val="left"/>
      </w:pPr>
      <w:r>
        <w:rPr>
          <w:rStyle w:val="CommentReference"/>
        </w:rPr>
        <w:annotationRef/>
      </w:r>
      <w:r>
        <w:t>Repeat the same process as List of Figures.</w:t>
      </w:r>
    </w:p>
  </w:comment>
  <w:comment w:id="19" w:author="Earl Peter Gangoso" w:date="2024-07-09T16:27:00Z" w:initials="EG">
    <w:p w14:paraId="1B84A0E8" w14:textId="77777777" w:rsidR="000F77C9" w:rsidRDefault="001C5113" w:rsidP="000F77C9">
      <w:pPr>
        <w:pStyle w:val="CommentText"/>
        <w:ind w:firstLine="0"/>
        <w:jc w:val="left"/>
      </w:pPr>
      <w:r>
        <w:rPr>
          <w:rStyle w:val="CommentReference"/>
        </w:rPr>
        <w:annotationRef/>
      </w:r>
      <w:r w:rsidR="000F77C9">
        <w:t>DO NOT DELETE for now. If empty, do not print this page.</w:t>
      </w:r>
    </w:p>
  </w:comment>
  <w:comment w:id="33" w:author="Earl Peter Gangoso" w:date="2023-08-02T12:53:00Z" w:initials="EPG">
    <w:p w14:paraId="31A77FC3" w14:textId="1DB3B1A8" w:rsidR="00270B82" w:rsidRPr="00F12449" w:rsidRDefault="00270B82">
      <w:pPr>
        <w:pStyle w:val="CommentText"/>
        <w:ind w:firstLine="0"/>
        <w:jc w:val="left"/>
      </w:pPr>
      <w:r w:rsidRPr="00F12449">
        <w:rPr>
          <w:rStyle w:val="CommentReference"/>
        </w:rPr>
        <w:annotationRef/>
      </w:r>
      <w:r w:rsidRPr="00F12449">
        <w:t>First describe the general objective. There is usually only one, as it encompasses the entirety of an investigation or a project, and it is the primary goal of the entire research to be achieved. Finally, present in detail the results that are intended to be achieved through the investigation.</w:t>
      </w:r>
    </w:p>
  </w:comment>
  <w:comment w:id="36" w:author="Earl Peter Gangoso" w:date="2023-08-02T12:53:00Z" w:initials="EPG">
    <w:p w14:paraId="135D2E72" w14:textId="77777777" w:rsidR="00270B82" w:rsidRPr="00F12449" w:rsidRDefault="00270B82">
      <w:pPr>
        <w:pStyle w:val="CommentText"/>
        <w:ind w:firstLine="0"/>
        <w:jc w:val="left"/>
      </w:pPr>
      <w:r w:rsidRPr="00F12449">
        <w:rPr>
          <w:rStyle w:val="CommentReference"/>
        </w:rPr>
        <w:annotationRef/>
      </w:r>
      <w:r w:rsidRPr="00F12449">
        <w:t xml:space="preserve">This section is also known as the limitations of the study. When identifying the scope, you need to address not only the problem or issue that you want to study but the population that you want to examine. Who will you study when examining productivity? Are you interested in worker productivity, student productivity, or general productivity? What demographic do you want to examine? </w:t>
      </w:r>
    </w:p>
  </w:comment>
  <w:comment w:id="37" w:author="Elsie Lavezaris Dajao" w:date="2024-07-22T22:31:00Z" w:initials="ELD">
    <w:p w14:paraId="0A03ED15" w14:textId="77777777" w:rsidR="00C15236" w:rsidRPr="00F12449" w:rsidRDefault="00C15236" w:rsidP="00C15236">
      <w:pPr>
        <w:pStyle w:val="CommentText"/>
        <w:ind w:firstLine="0"/>
        <w:jc w:val="left"/>
      </w:pPr>
      <w:r w:rsidRPr="00F12449">
        <w:rPr>
          <w:rStyle w:val="CommentReference"/>
        </w:rPr>
        <w:annotationRef/>
      </w:r>
      <w:r w:rsidRPr="00F12449">
        <w:t xml:space="preserve">In addition, the following metrics will be utilized for evaluating the model's performance: R-squared (R²), Mean Absolute Error (MAE), and Root Mean Square Error (RMSE). </w:t>
      </w:r>
    </w:p>
  </w:comment>
  <w:comment w:id="38" w:author="Elsie Lavezaris Dajao" w:date="2024-07-22T22:34:00Z" w:initials="ELD">
    <w:p w14:paraId="53AAE37E" w14:textId="77777777" w:rsidR="00C15236" w:rsidRPr="00F12449" w:rsidRDefault="00C15236" w:rsidP="00C15236">
      <w:pPr>
        <w:pStyle w:val="CommentText"/>
        <w:ind w:firstLine="0"/>
        <w:jc w:val="left"/>
      </w:pPr>
      <w:r w:rsidRPr="00F12449">
        <w:rPr>
          <w:rStyle w:val="CommentReference"/>
        </w:rPr>
        <w:annotationRef/>
      </w:r>
      <w:r w:rsidRPr="00F12449">
        <w:t xml:space="preserve">...within a 10-year period onsidering historical data as well as the weather and socio-economic factors as the features of the inputs. </w:t>
      </w:r>
    </w:p>
  </w:comment>
  <w:comment w:id="48" w:author="Elsie Lavezaris Dajao" w:date="2024-07-22T22:41:00Z" w:initials="ELD">
    <w:p w14:paraId="51421D5F" w14:textId="77777777" w:rsidR="009F496A" w:rsidRPr="00F12449" w:rsidRDefault="009F496A" w:rsidP="009F496A">
      <w:pPr>
        <w:pStyle w:val="CommentText"/>
        <w:ind w:firstLine="0"/>
        <w:jc w:val="left"/>
      </w:pPr>
      <w:r w:rsidRPr="00F12449">
        <w:rPr>
          <w:rStyle w:val="CommentReference"/>
        </w:rPr>
        <w:annotationRef/>
      </w:r>
      <w:r w:rsidRPr="00F12449">
        <w:rPr>
          <w:i/>
          <w:iCs/>
        </w:rPr>
        <w:t>palay (</w:t>
      </w:r>
      <w:r w:rsidRPr="00F12449">
        <w:t xml:space="preserve"> in italics because this is a regionalistic term)</w:t>
      </w:r>
    </w:p>
  </w:comment>
  <w:comment w:id="51" w:author="Earl Peter Gangoso" w:date="2024-07-12T13:21:00Z" w:initials="EPG">
    <w:p w14:paraId="706DA6C4" w14:textId="77777777" w:rsidR="009F496A" w:rsidRPr="00F12449" w:rsidRDefault="009F496A" w:rsidP="009F496A">
      <w:pPr>
        <w:pStyle w:val="CommentText"/>
        <w:ind w:firstLine="0"/>
        <w:jc w:val="left"/>
      </w:pPr>
      <w:r w:rsidRPr="00F12449">
        <w:rPr>
          <w:rStyle w:val="CommentReference"/>
        </w:rPr>
        <w:annotationRef/>
      </w:r>
      <w:r w:rsidRPr="00F12449">
        <w:t>Please complete...</w:t>
      </w:r>
    </w:p>
  </w:comment>
  <w:comment w:id="117" w:author="Earl Peter Gangoso" w:date="2023-08-02T14:55:00Z" w:initials="EPG">
    <w:p w14:paraId="29BB0F89" w14:textId="635D7501" w:rsidR="003824EE" w:rsidRDefault="003824EE" w:rsidP="003824EE">
      <w:pPr>
        <w:pStyle w:val="CommentText"/>
        <w:ind w:firstLine="0"/>
        <w:jc w:val="left"/>
      </w:pPr>
      <w:r>
        <w:rPr>
          <w:rStyle w:val="CommentReference"/>
        </w:rPr>
        <w:annotationRef/>
      </w:r>
      <w:r>
        <w:t>The conclusion is the very last part of your thesis. Its main purposes are to:</w:t>
      </w:r>
    </w:p>
    <w:p w14:paraId="084FB0DF" w14:textId="77777777" w:rsidR="003824EE" w:rsidRDefault="003824EE" w:rsidP="003824EE">
      <w:pPr>
        <w:pStyle w:val="CommentText"/>
        <w:numPr>
          <w:ilvl w:val="0"/>
          <w:numId w:val="17"/>
        </w:numPr>
        <w:jc w:val="left"/>
      </w:pPr>
      <w:r>
        <w:t>Clearly state the answer to the main research objectives.</w:t>
      </w:r>
    </w:p>
    <w:p w14:paraId="74411407" w14:textId="77777777" w:rsidR="003824EE" w:rsidRDefault="003824EE" w:rsidP="003824EE">
      <w:pPr>
        <w:pStyle w:val="CommentText"/>
        <w:numPr>
          <w:ilvl w:val="0"/>
          <w:numId w:val="17"/>
        </w:numPr>
        <w:jc w:val="left"/>
      </w:pPr>
      <w:r>
        <w:t>Summarize and reflect on the research.</w:t>
      </w:r>
    </w:p>
    <w:p w14:paraId="7FAA5982" w14:textId="77777777" w:rsidR="003824EE" w:rsidRDefault="003824EE" w:rsidP="003824EE">
      <w:pPr>
        <w:pStyle w:val="CommentText"/>
        <w:numPr>
          <w:ilvl w:val="0"/>
          <w:numId w:val="17"/>
        </w:numPr>
        <w:jc w:val="left"/>
      </w:pPr>
      <w:r>
        <w:t>Show what new knowledge you have contributed.</w:t>
      </w:r>
    </w:p>
    <w:p w14:paraId="4538D1ED" w14:textId="77777777" w:rsidR="003824EE" w:rsidRDefault="003824EE" w:rsidP="003824EE">
      <w:pPr>
        <w:pStyle w:val="CommentText"/>
        <w:ind w:firstLine="0"/>
        <w:jc w:val="left"/>
      </w:pPr>
      <w:r>
        <w:t xml:space="preserve">[Source: </w:t>
      </w:r>
      <w:hyperlink r:id="rId1" w:history="1">
        <w:r w:rsidRPr="00D65376">
          <w:rPr>
            <w:rStyle w:val="Hyperlink"/>
          </w:rPr>
          <w:t>https://www.scribbr.com/dissertation/write-conclusion/</w:t>
        </w:r>
      </w:hyperlink>
      <w:r>
        <w:t>]</w:t>
      </w:r>
    </w:p>
  </w:comment>
  <w:comment w:id="119" w:author="Earl Peter Gangoso" w:date="2023-08-02T14:57:00Z" w:initials="EPG">
    <w:p w14:paraId="5948507B" w14:textId="77777777" w:rsidR="003824EE" w:rsidRDefault="003824EE" w:rsidP="003824EE">
      <w:pPr>
        <w:pStyle w:val="CommentText"/>
        <w:ind w:firstLine="0"/>
        <w:jc w:val="left"/>
      </w:pPr>
      <w:r>
        <w:rPr>
          <w:rStyle w:val="CommentReference"/>
        </w:rPr>
        <w:annotationRef/>
      </w:r>
      <w:r>
        <w:t>As you conduct your research and analyze the data you collected, perhaps there are ideas or results that don’t quite fit the scope of your research topic. Or, maybe your results suggest that there are further implications of your results or the causal relationships between previously-studied variables than covered in extant research.</w:t>
      </w:r>
    </w:p>
    <w:p w14:paraId="46447452" w14:textId="77777777" w:rsidR="003824EE" w:rsidRDefault="003824EE" w:rsidP="003824EE">
      <w:pPr>
        <w:pStyle w:val="CommentText"/>
        <w:ind w:firstLine="0"/>
        <w:jc w:val="left"/>
      </w:pPr>
    </w:p>
    <w:p w14:paraId="4B2F4E5F" w14:textId="77777777" w:rsidR="003824EE" w:rsidRDefault="003824EE" w:rsidP="003824EE">
      <w:pPr>
        <w:pStyle w:val="CommentText"/>
        <w:ind w:firstLine="0"/>
        <w:jc w:val="left"/>
      </w:pPr>
      <w:r>
        <w:t>Recommendations for future research should be:</w:t>
      </w:r>
    </w:p>
    <w:p w14:paraId="70DE7185" w14:textId="77777777" w:rsidR="003824EE" w:rsidRDefault="003824EE" w:rsidP="003824EE">
      <w:pPr>
        <w:pStyle w:val="CommentText"/>
        <w:numPr>
          <w:ilvl w:val="0"/>
          <w:numId w:val="18"/>
        </w:numPr>
        <w:jc w:val="left"/>
      </w:pPr>
      <w:r>
        <w:t>Concrete and specific</w:t>
      </w:r>
    </w:p>
    <w:p w14:paraId="20B5E172" w14:textId="77777777" w:rsidR="003824EE" w:rsidRDefault="003824EE" w:rsidP="003824EE">
      <w:pPr>
        <w:pStyle w:val="CommentText"/>
        <w:numPr>
          <w:ilvl w:val="0"/>
          <w:numId w:val="18"/>
        </w:numPr>
        <w:jc w:val="left"/>
      </w:pPr>
      <w:r>
        <w:t>Supported with a clear rationale</w:t>
      </w:r>
    </w:p>
    <w:p w14:paraId="7C969C11" w14:textId="77777777" w:rsidR="003824EE" w:rsidRDefault="003824EE" w:rsidP="003824EE">
      <w:pPr>
        <w:pStyle w:val="CommentText"/>
        <w:numPr>
          <w:ilvl w:val="0"/>
          <w:numId w:val="18"/>
        </w:numPr>
        <w:jc w:val="left"/>
      </w:pPr>
      <w:r>
        <w:t>Directly connected to your research</w:t>
      </w:r>
    </w:p>
    <w:p w14:paraId="38EE2738" w14:textId="77777777" w:rsidR="003824EE" w:rsidRDefault="003824EE" w:rsidP="003824EE">
      <w:pPr>
        <w:pStyle w:val="CommentText"/>
        <w:ind w:firstLine="0"/>
        <w:jc w:val="left"/>
      </w:pPr>
      <w:r>
        <w:t>Overall, strive to highlight ways other researchers can reproduce or replicate your results to draw further conclusions, and suggest different directions that future research can take, if applicable.</w:t>
      </w:r>
    </w:p>
    <w:p w14:paraId="236370AD" w14:textId="77777777" w:rsidR="003824EE" w:rsidRDefault="003824EE" w:rsidP="003824EE">
      <w:pPr>
        <w:pStyle w:val="CommentText"/>
        <w:ind w:firstLine="0"/>
        <w:jc w:val="left"/>
      </w:pPr>
    </w:p>
    <w:p w14:paraId="38E674D0" w14:textId="77777777" w:rsidR="003824EE" w:rsidRDefault="003824EE" w:rsidP="003824EE">
      <w:pPr>
        <w:pStyle w:val="CommentText"/>
        <w:ind w:firstLine="0"/>
        <w:jc w:val="left"/>
      </w:pPr>
      <w:r>
        <w:t xml:space="preserve">[Source: </w:t>
      </w:r>
      <w:hyperlink r:id="rId2" w:history="1">
        <w:r w:rsidRPr="009F6D14">
          <w:rPr>
            <w:rStyle w:val="Hyperlink"/>
          </w:rPr>
          <w:t>https://www.scribbr.com/dissertation/recommendations-in-research/</w:t>
        </w:r>
      </w:hyperlink>
      <w:r>
        <w:t>]</w:t>
      </w:r>
    </w:p>
  </w:comment>
  <w:comment w:id="121" w:author="Earl Peter Gangoso" w:date="2024-07-30T10:00:00Z" w:initials="EG">
    <w:p w14:paraId="4C3BE256" w14:textId="56F8F3BE" w:rsidR="006616FD" w:rsidRDefault="006616FD" w:rsidP="006616FD">
      <w:pPr>
        <w:pStyle w:val="CommentText"/>
        <w:ind w:firstLine="0"/>
        <w:jc w:val="left"/>
      </w:pPr>
      <w:r>
        <w:rPr>
          <w:rStyle w:val="CommentReference"/>
        </w:rPr>
        <w:annotationRef/>
      </w:r>
      <w:r>
        <w:t>Use APA7 journal format.</w:t>
      </w:r>
      <w:r>
        <w:br/>
      </w:r>
      <w:r>
        <w:br/>
      </w:r>
      <w:hyperlink r:id="rId3" w:history="1">
        <w:r w:rsidRPr="0086147A">
          <w:rPr>
            <w:rStyle w:val="Hyperlink"/>
          </w:rPr>
          <w:t>https://www.scribbr.com/citing-sources/cite-a-journal-article/</w:t>
        </w:r>
      </w:hyperlink>
    </w:p>
  </w:comment>
  <w:comment w:id="122" w:author="Earl Peter Gangoso" w:date="2024-07-30T10:00:00Z" w:initials="EG">
    <w:p w14:paraId="3465686C" w14:textId="77777777" w:rsidR="006616FD" w:rsidRDefault="006616FD" w:rsidP="006616FD">
      <w:pPr>
        <w:pStyle w:val="CommentText"/>
        <w:ind w:firstLine="0"/>
        <w:jc w:val="left"/>
      </w:pPr>
      <w:r>
        <w:rPr>
          <w:rStyle w:val="CommentReference"/>
        </w:rPr>
        <w:annotationRef/>
      </w:r>
      <w:r>
        <w:t>Use APA7 journal format.</w:t>
      </w:r>
      <w:r>
        <w:br/>
      </w:r>
      <w:r>
        <w:br/>
      </w:r>
      <w:hyperlink r:id="rId4" w:history="1">
        <w:r w:rsidRPr="00126304">
          <w:rPr>
            <w:rStyle w:val="Hyperlink"/>
          </w:rPr>
          <w:t>https://www.scribbr.com/citing-sources/cite-a-journal-article/</w:t>
        </w:r>
      </w:hyperlink>
    </w:p>
  </w:comment>
  <w:comment w:id="123" w:author="Earl Peter Gangoso" w:date="2024-07-30T10:00:00Z" w:initials="EG">
    <w:p w14:paraId="618A1081" w14:textId="77777777" w:rsidR="006616FD" w:rsidRDefault="006616FD" w:rsidP="006616FD">
      <w:pPr>
        <w:pStyle w:val="CommentText"/>
        <w:ind w:firstLine="0"/>
        <w:jc w:val="left"/>
      </w:pPr>
      <w:r>
        <w:rPr>
          <w:rStyle w:val="CommentReference"/>
        </w:rPr>
        <w:annotationRef/>
      </w:r>
      <w:r>
        <w:t>Use APA7 journal format.</w:t>
      </w:r>
      <w:r>
        <w:br/>
      </w:r>
      <w:r>
        <w:br/>
      </w:r>
      <w:hyperlink r:id="rId5" w:history="1">
        <w:r w:rsidRPr="001D2676">
          <w:rPr>
            <w:rStyle w:val="Hyperlink"/>
          </w:rPr>
          <w:t>https://www.scribbr.com/citing-sources/cite-a-journal-article/</w:t>
        </w:r>
      </w:hyperlink>
    </w:p>
  </w:comment>
  <w:comment w:id="124" w:author="Earl Peter Gangoso [2]" w:date="2024-07-16T08:19:00Z" w:initials="EG">
    <w:p w14:paraId="49C55CA2" w14:textId="496D11A5" w:rsidR="00C93D45" w:rsidRPr="00F12449" w:rsidRDefault="00C93D45" w:rsidP="00C93D45">
      <w:pPr>
        <w:pStyle w:val="CommentText"/>
        <w:ind w:firstLine="0"/>
        <w:jc w:val="left"/>
      </w:pPr>
      <w:r w:rsidRPr="00F12449">
        <w:rPr>
          <w:rStyle w:val="CommentReference"/>
        </w:rPr>
        <w:annotationRef/>
      </w:r>
      <w:r w:rsidRPr="00F12449">
        <w:t>Use Title Case, not all caps.</w:t>
      </w:r>
    </w:p>
  </w:comment>
  <w:comment w:id="125" w:author="Earl Peter Gangoso [2]" w:date="2024-07-16T08:19:00Z" w:initials="EG">
    <w:p w14:paraId="2F0C87C1" w14:textId="77777777" w:rsidR="00C93D45" w:rsidRPr="00F12449" w:rsidRDefault="00C93D45" w:rsidP="00C93D45">
      <w:pPr>
        <w:pStyle w:val="CommentText"/>
        <w:ind w:firstLine="0"/>
        <w:jc w:val="left"/>
      </w:pPr>
      <w:r w:rsidRPr="00F12449">
        <w:rPr>
          <w:rStyle w:val="CommentReference"/>
        </w:rPr>
        <w:annotationRef/>
      </w:r>
      <w:r w:rsidRPr="00F12449">
        <w:t xml:space="preserve">As I checked the link, the university is </w:t>
      </w:r>
      <w:r w:rsidRPr="00F12449">
        <w:rPr>
          <w:highlight w:val="white"/>
        </w:rPr>
        <w:t>West Visayas State University</w:t>
      </w:r>
      <w:r w:rsidRPr="00F12449">
        <w:t>.</w:t>
      </w:r>
    </w:p>
  </w:comment>
  <w:comment w:id="126" w:author="Elsie Lavezaris Dajao" w:date="2024-07-22T21:36:00Z" w:initials="ELD">
    <w:p w14:paraId="37170912" w14:textId="77777777" w:rsidR="00D173D7" w:rsidRDefault="00D173D7" w:rsidP="00D173D7">
      <w:pPr>
        <w:pStyle w:val="CommentText"/>
        <w:ind w:firstLine="0"/>
        <w:jc w:val="left"/>
      </w:pPr>
      <w:r w:rsidRPr="00F12449">
        <w:rPr>
          <w:rStyle w:val="CommentReference"/>
        </w:rPr>
        <w:annotationRef/>
      </w:r>
      <w:r w:rsidRPr="00F12449">
        <w:t>Please use the APA7th edition format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02B206" w15:done="0"/>
  <w15:commentEx w15:paraId="28B64172" w15:done="0"/>
  <w15:commentEx w15:paraId="72F968E2" w15:done="0"/>
  <w15:commentEx w15:paraId="6539A853" w15:done="0"/>
  <w15:commentEx w15:paraId="6FFB6CAA" w15:done="0"/>
  <w15:commentEx w15:paraId="1B84A0E8" w15:done="0"/>
  <w15:commentEx w15:paraId="31A77FC3" w15:done="1"/>
  <w15:commentEx w15:paraId="135D2E72" w15:done="0"/>
  <w15:commentEx w15:paraId="0A03ED15" w15:done="0"/>
  <w15:commentEx w15:paraId="53AAE37E" w15:done="0"/>
  <w15:commentEx w15:paraId="51421D5F" w15:done="1"/>
  <w15:commentEx w15:paraId="706DA6C4" w15:done="1"/>
  <w15:commentEx w15:paraId="4538D1ED" w15:done="0"/>
  <w15:commentEx w15:paraId="38E674D0" w15:done="0"/>
  <w15:commentEx w15:paraId="4C3BE256" w15:done="0"/>
  <w15:commentEx w15:paraId="3465686C" w15:done="0"/>
  <w15:commentEx w15:paraId="618A1081" w15:done="0"/>
  <w15:commentEx w15:paraId="49C55CA2" w15:done="0"/>
  <w15:commentEx w15:paraId="2F0C87C1" w15:done="0"/>
  <w15:commentEx w15:paraId="3717091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74EC18" w16cex:dateUtc="2023-08-02T06:52:00Z"/>
  <w16cex:commentExtensible w16cex:durableId="2874D00C" w16cex:dateUtc="2023-08-02T04:52:00Z"/>
  <w16cex:commentExtensible w16cex:durableId="2874D015" w16cex:dateUtc="2023-08-02T04:52:00Z"/>
  <w16cex:commentExtensible w16cex:durableId="6BAEEEE0" w16cex:dateUtc="2024-07-09T08:27:00Z"/>
  <w16cex:commentExtensible w16cex:durableId="2874D024" w16cex:dateUtc="2023-08-02T04:52:00Z"/>
  <w16cex:commentExtensible w16cex:durableId="50846BA0" w16cex:dateUtc="2024-07-09T08:27:00Z">
    <w16cex:extLst>
      <w16:ext w16:uri="{CE6994B0-6A32-4C9F-8C6B-6E91EDA988CE}">
        <cr:reactions xmlns:cr="http://schemas.microsoft.com/office/comments/2020/reactions">
          <cr:reaction reactionType="1">
            <cr:reactionInfo dateUtc="2024-11-21T01:07:30Z">
              <cr:user userId="683bc3e88d68fea6" userProvider="Windows Live" userName="Harold Tacastacas"/>
            </cr:reactionInfo>
          </cr:reaction>
        </cr:reactions>
      </w16:ext>
    </w16cex:extLst>
  </w16cex:commentExtensible>
  <w16cex:commentExtensible w16cex:durableId="2874D03E" w16cex:dateUtc="2023-08-02T04:53:00Z"/>
  <w16cex:commentExtensible w16cex:durableId="2874D046" w16cex:dateUtc="2023-08-02T04:53:00Z">
    <w16cex:extLst>
      <w16:ext w16:uri="{CE6994B0-6A32-4C9F-8C6B-6E91EDA988CE}">
        <cr:reactions xmlns:cr="http://schemas.microsoft.com/office/comments/2020/reactions">
          <cr:reaction reactionType="1">
            <cr:reactionInfo dateUtc="2024-08-15T16:32:13Z">
              <cr:user userId="683bc3e88d68fea6" userProvider="Windows Live" userName="Harold Tacastacas"/>
            </cr:reactionInfo>
          </cr:reaction>
        </cr:reactions>
      </w16:ext>
    </w16cex:extLst>
  </w16cex:commentExtensible>
  <w16cex:commentExtensible w16cex:durableId="6FFB511D" w16cex:dateUtc="2024-07-22T14:31:00Z">
    <w16cex:extLst>
      <w16:ext w16:uri="{CE6994B0-6A32-4C9F-8C6B-6E91EDA988CE}">
        <cr:reactions xmlns:cr="http://schemas.microsoft.com/office/comments/2020/reactions">
          <cr:reaction reactionType="1">
            <cr:reactionInfo dateUtc="2024-07-30T02:31:18Z">
              <cr:user userId="683bc3e88d68fea6" userProvider="Windows Live" userName="Harold Tacastacas"/>
            </cr:reactionInfo>
          </cr:reaction>
        </cr:reactions>
      </w16:ext>
    </w16cex:extLst>
  </w16cex:commentExtensible>
  <w16cex:commentExtensible w16cex:durableId="00B435CD" w16cex:dateUtc="2024-07-22T14:34:00Z">
    <w16cex:extLst>
      <w16:ext w16:uri="{CE6994B0-6A32-4C9F-8C6B-6E91EDA988CE}">
        <cr:reactions xmlns:cr="http://schemas.microsoft.com/office/comments/2020/reactions">
          <cr:reaction reactionType="1">
            <cr:reactionInfo dateUtc="2024-07-30T02:31:15Z">
              <cr:user userId="683bc3e88d68fea6" userProvider="Windows Live" userName="Harold Tacastacas"/>
            </cr:reactionInfo>
          </cr:reaction>
        </cr:reactions>
      </w16:ext>
    </w16cex:extLst>
  </w16cex:commentExtensible>
  <w16cex:commentExtensible w16cex:durableId="7C7837B9" w16cex:dateUtc="2024-07-22T14:41:00Z">
    <w16cex:extLst>
      <w16:ext w16:uri="{CE6994B0-6A32-4C9F-8C6B-6E91EDA988CE}">
        <cr:reactions xmlns:cr="http://schemas.microsoft.com/office/comments/2020/reactions">
          <cr:reaction reactionType="1">
            <cr:reactionInfo dateUtc="2024-07-30T02:36:10Z">
              <cr:user userId="683bc3e88d68fea6" userProvider="Windows Live" userName="Harold Tacastacas"/>
            </cr:reactionInfo>
          </cr:reaction>
        </cr:reactions>
      </w16:ext>
    </w16cex:extLst>
  </w16cex:commentExtensible>
  <w16cex:commentExtensible w16cex:durableId="744ED42D" w16cex:dateUtc="2024-07-12T05:21:00Z"/>
  <w16cex:commentExtensible w16cex:durableId="2874ECE9" w16cex:dateUtc="2023-08-02T06:55:00Z">
    <w16cex:extLst>
      <w16:ext w16:uri="{CE6994B0-6A32-4C9F-8C6B-6E91EDA988CE}">
        <cr:reactions xmlns:cr="http://schemas.microsoft.com/office/comments/2020/reactions">
          <cr:reaction reactionType="1">
            <cr:reactionInfo dateUtc="2024-11-13T17:40:45Z">
              <cr:user userId="683bc3e88d68fea6" userProvider="Windows Live" userName="Harold Tacastacas"/>
            </cr:reactionInfo>
          </cr:reaction>
        </cr:reactions>
      </w16:ext>
    </w16cex:extLst>
  </w16cex:commentExtensible>
  <w16cex:commentExtensible w16cex:durableId="2874ED6E" w16cex:dateUtc="2023-08-02T06:57:00Z">
    <w16cex:extLst>
      <w16:ext w16:uri="{CE6994B0-6A32-4C9F-8C6B-6E91EDA988CE}">
        <cr:reactions xmlns:cr="http://schemas.microsoft.com/office/comments/2020/reactions">
          <cr:reaction reactionType="1">
            <cr:reactionInfo dateUtc="2024-11-13T17:40:42Z">
              <cr:user userId="683bc3e88d68fea6" userProvider="Windows Live" userName="Harold Tacastacas"/>
            </cr:reactionInfo>
          </cr:reaction>
        </cr:reactions>
      </w16:ext>
    </w16cex:extLst>
  </w16cex:commentExtensible>
  <w16cex:commentExtensible w16cex:durableId="36C87A4F" w16cex:dateUtc="2024-07-30T02:00:00Z">
    <w16cex:extLst>
      <w16:ext w16:uri="{CE6994B0-6A32-4C9F-8C6B-6E91EDA988CE}">
        <cr:reactions xmlns:cr="http://schemas.microsoft.com/office/comments/2020/reactions">
          <cr:reaction reactionType="1">
            <cr:reactionInfo dateUtc="2024-08-08T10:19:04Z">
              <cr:user userId="683bc3e88d68fea6" userProvider="Windows Live" userName="Harold Tacastacas"/>
            </cr:reactionInfo>
          </cr:reaction>
        </cr:reactions>
      </w16:ext>
    </w16cex:extLst>
  </w16cex:commentExtensible>
  <w16cex:commentExtensible w16cex:durableId="179778DC" w16cex:dateUtc="2024-07-30T02:00:00Z">
    <w16cex:extLst>
      <w16:ext w16:uri="{CE6994B0-6A32-4C9F-8C6B-6E91EDA988CE}">
        <cr:reactions xmlns:cr="http://schemas.microsoft.com/office/comments/2020/reactions">
          <cr:reaction reactionType="1">
            <cr:reactionInfo dateUtc="2024-08-08T10:19:03Z">
              <cr:user userId="683bc3e88d68fea6" userProvider="Windows Live" userName="Harold Tacastacas"/>
            </cr:reactionInfo>
          </cr:reaction>
        </cr:reactions>
      </w16:ext>
    </w16cex:extLst>
  </w16cex:commentExtensible>
  <w16cex:commentExtensible w16cex:durableId="02721D3D" w16cex:dateUtc="2024-07-30T02:00:00Z">
    <w16cex:extLst>
      <w16:ext w16:uri="{CE6994B0-6A32-4C9F-8C6B-6E91EDA988CE}">
        <cr:reactions xmlns:cr="http://schemas.microsoft.com/office/comments/2020/reactions">
          <cr:reaction reactionType="1">
            <cr:reactionInfo dateUtc="2024-08-08T10:18:58Z">
              <cr:user userId="683bc3e88d68fea6" userProvider="Windows Live" userName="Harold Tacastacas"/>
            </cr:reactionInfo>
          </cr:reaction>
        </cr:reactions>
      </w16:ext>
    </w16cex:extLst>
  </w16cex:commentExtensible>
  <w16cex:commentExtensible w16cex:durableId="2C92F2C3" w16cex:dateUtc="2024-07-16T00:19:00Z">
    <w16cex:extLst>
      <w16:ext w16:uri="{CE6994B0-6A32-4C9F-8C6B-6E91EDA988CE}">
        <cr:reactions xmlns:cr="http://schemas.microsoft.com/office/comments/2020/reactions">
          <cr:reaction reactionType="1">
            <cr:reactionInfo dateUtc="2024-08-08T10:18:34Z">
              <cr:user userId="683bc3e88d68fea6" userProvider="Windows Live" userName="Harold Tacastacas"/>
            </cr:reactionInfo>
          </cr:reaction>
        </cr:reactions>
      </w16:ext>
    </w16cex:extLst>
  </w16cex:commentExtensible>
  <w16cex:commentExtensible w16cex:durableId="0E0E8FAE" w16cex:dateUtc="2024-07-16T00:19:00Z"/>
  <w16cex:commentExtensible w16cex:durableId="76A1F5E3" w16cex:dateUtc="2024-07-22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02B206" w16cid:durableId="2874EC18"/>
  <w16cid:commentId w16cid:paraId="28B64172" w16cid:durableId="2874D00C"/>
  <w16cid:commentId w16cid:paraId="72F968E2" w16cid:durableId="2874D015"/>
  <w16cid:commentId w16cid:paraId="6539A853" w16cid:durableId="6BAEEEE0"/>
  <w16cid:commentId w16cid:paraId="6FFB6CAA" w16cid:durableId="2874D024"/>
  <w16cid:commentId w16cid:paraId="1B84A0E8" w16cid:durableId="50846BA0"/>
  <w16cid:commentId w16cid:paraId="31A77FC3" w16cid:durableId="2874D03E"/>
  <w16cid:commentId w16cid:paraId="135D2E72" w16cid:durableId="2874D046"/>
  <w16cid:commentId w16cid:paraId="0A03ED15" w16cid:durableId="6FFB511D"/>
  <w16cid:commentId w16cid:paraId="53AAE37E" w16cid:durableId="00B435CD"/>
  <w16cid:commentId w16cid:paraId="51421D5F" w16cid:durableId="7C7837B9"/>
  <w16cid:commentId w16cid:paraId="706DA6C4" w16cid:durableId="744ED42D"/>
  <w16cid:commentId w16cid:paraId="4538D1ED" w16cid:durableId="2874ECE9"/>
  <w16cid:commentId w16cid:paraId="38E674D0" w16cid:durableId="2874ED6E"/>
  <w16cid:commentId w16cid:paraId="4C3BE256" w16cid:durableId="36C87A4F"/>
  <w16cid:commentId w16cid:paraId="3465686C" w16cid:durableId="179778DC"/>
  <w16cid:commentId w16cid:paraId="618A1081" w16cid:durableId="02721D3D"/>
  <w16cid:commentId w16cid:paraId="49C55CA2" w16cid:durableId="2C92F2C3"/>
  <w16cid:commentId w16cid:paraId="2F0C87C1" w16cid:durableId="0E0E8FAE"/>
  <w16cid:commentId w16cid:paraId="37170912" w16cid:durableId="76A1F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B979B" w14:textId="77777777" w:rsidR="000124C1" w:rsidRPr="00F12449" w:rsidRDefault="000124C1">
      <w:pPr>
        <w:spacing w:before="0" w:after="0" w:line="240" w:lineRule="auto"/>
      </w:pPr>
      <w:r w:rsidRPr="00F12449">
        <w:separator/>
      </w:r>
    </w:p>
  </w:endnote>
  <w:endnote w:type="continuationSeparator" w:id="0">
    <w:p w14:paraId="71D71B55" w14:textId="77777777" w:rsidR="000124C1" w:rsidRPr="00F12449" w:rsidRDefault="000124C1">
      <w:pPr>
        <w:spacing w:before="0" w:after="0" w:line="240" w:lineRule="auto"/>
      </w:pPr>
      <w:r w:rsidRPr="00F12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68D11" w14:textId="53346E6B" w:rsidR="006B5527" w:rsidRPr="00F12449" w:rsidRDefault="006B5527" w:rsidP="006B552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AB192" w14:textId="77777777" w:rsidR="001C5113" w:rsidRPr="006B5527" w:rsidRDefault="001C5113" w:rsidP="006B552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BB68D" w14:textId="77777777" w:rsidR="000124C1" w:rsidRPr="00F12449" w:rsidRDefault="000124C1">
      <w:pPr>
        <w:spacing w:before="0" w:after="0" w:line="240" w:lineRule="auto"/>
      </w:pPr>
      <w:r w:rsidRPr="00F12449">
        <w:separator/>
      </w:r>
    </w:p>
  </w:footnote>
  <w:footnote w:type="continuationSeparator" w:id="0">
    <w:p w14:paraId="64A8A058" w14:textId="77777777" w:rsidR="000124C1" w:rsidRPr="00F12449" w:rsidRDefault="000124C1">
      <w:pPr>
        <w:spacing w:before="0" w:after="0" w:line="240" w:lineRule="auto"/>
      </w:pPr>
      <w:r w:rsidRPr="00F12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5122776"/>
      <w:docPartObj>
        <w:docPartGallery w:val="Page Numbers (Top of Page)"/>
        <w:docPartUnique/>
      </w:docPartObj>
    </w:sdtPr>
    <w:sdtContent>
      <w:p w14:paraId="48D870F2" w14:textId="77777777" w:rsidR="00DC5785" w:rsidRPr="00F12449" w:rsidRDefault="00DC5785">
        <w:pPr>
          <w:pStyle w:val="Header"/>
          <w:jc w:val="right"/>
        </w:pPr>
        <w:r w:rsidRPr="00F12449">
          <w:fldChar w:fldCharType="begin"/>
        </w:r>
        <w:r w:rsidRPr="00F12449">
          <w:instrText xml:space="preserve"> PAGE   \* MERGEFORMAT </w:instrText>
        </w:r>
        <w:r w:rsidRPr="00F12449">
          <w:fldChar w:fldCharType="separate"/>
        </w:r>
        <w:r w:rsidRPr="00F12449">
          <w:t>2</w:t>
        </w:r>
        <w:r w:rsidRPr="00F12449">
          <w:fldChar w:fldCharType="end"/>
        </w:r>
      </w:p>
    </w:sdtContent>
  </w:sdt>
  <w:p w14:paraId="3271C630" w14:textId="77777777" w:rsidR="00DC5785" w:rsidRPr="00F12449" w:rsidRDefault="00DC57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24" w:author="Earl Peter Gangoso" w:date="2024-07-09T16:22:00Z"/>
  <w:sdt>
    <w:sdtPr>
      <w:id w:val="-1808080570"/>
      <w:docPartObj>
        <w:docPartGallery w:val="Page Numbers (Top of Page)"/>
        <w:docPartUnique/>
      </w:docPartObj>
    </w:sdtPr>
    <w:sdtEndPr>
      <w:rPr>
        <w:noProof/>
      </w:rPr>
    </w:sdtEndPr>
    <w:sdtContent>
      <w:customXmlInsRangeEnd w:id="24"/>
      <w:p w14:paraId="4D77C435" w14:textId="77777777" w:rsidR="001C5113" w:rsidRDefault="001C5113">
        <w:pPr>
          <w:pStyle w:val="Header"/>
          <w:jc w:val="right"/>
          <w:rPr>
            <w:ins w:id="25" w:author="Earl Peter Gangoso" w:date="2024-07-09T16:22:00Z" w16du:dateUtc="2024-07-09T08:22:00Z"/>
          </w:rPr>
        </w:pPr>
        <w:ins w:id="26" w:author="Earl Peter Gangoso" w:date="2024-07-09T16:22:00Z" w16du:dateUtc="2024-07-09T08:22:00Z">
          <w:r>
            <w:fldChar w:fldCharType="begin"/>
          </w:r>
          <w:r>
            <w:instrText xml:space="preserve"> PAGE   \* MERGEFORMAT </w:instrText>
          </w:r>
          <w:r>
            <w:fldChar w:fldCharType="separate"/>
          </w:r>
          <w:r>
            <w:rPr>
              <w:noProof/>
            </w:rPr>
            <w:t>2</w:t>
          </w:r>
          <w:r>
            <w:rPr>
              <w:noProof/>
            </w:rPr>
            <w:fldChar w:fldCharType="end"/>
          </w:r>
        </w:ins>
      </w:p>
      <w:customXmlInsRangeStart w:id="27" w:author="Earl Peter Gangoso" w:date="2024-07-09T16:22:00Z"/>
    </w:sdtContent>
  </w:sdt>
  <w:customXmlInsRangeEnd w:id="27"/>
  <w:p w14:paraId="06AF1055" w14:textId="77777777" w:rsidR="001C5113" w:rsidRDefault="001C51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858070"/>
      <w:docPartObj>
        <w:docPartGallery w:val="Page Numbers (Top of Page)"/>
        <w:docPartUnique/>
      </w:docPartObj>
    </w:sdtPr>
    <w:sdtContent>
      <w:p w14:paraId="72FF18C0" w14:textId="77777777" w:rsidR="00DC5785" w:rsidRPr="00F12449" w:rsidRDefault="00DC5785">
        <w:pPr>
          <w:pStyle w:val="Header"/>
          <w:jc w:val="right"/>
        </w:pPr>
        <w:r w:rsidRPr="00F12449">
          <w:fldChar w:fldCharType="begin"/>
        </w:r>
        <w:r w:rsidRPr="00F12449">
          <w:instrText xml:space="preserve"> PAGE   \* MERGEFORMAT </w:instrText>
        </w:r>
        <w:r w:rsidRPr="00F12449">
          <w:fldChar w:fldCharType="separate"/>
        </w:r>
        <w:r w:rsidRPr="00F12449">
          <w:t>2</w:t>
        </w:r>
        <w:r w:rsidRPr="00F12449">
          <w:fldChar w:fldCharType="end"/>
        </w:r>
      </w:p>
    </w:sdtContent>
  </w:sdt>
  <w:p w14:paraId="3F658153" w14:textId="77777777" w:rsidR="00DC5785" w:rsidRPr="00F12449" w:rsidRDefault="00DC57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4524C"/>
    <w:multiLevelType w:val="hybridMultilevel"/>
    <w:tmpl w:val="FE747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57624F"/>
    <w:multiLevelType w:val="hybridMultilevel"/>
    <w:tmpl w:val="9D460D3E"/>
    <w:lvl w:ilvl="0" w:tplc="F34676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1E346A"/>
    <w:multiLevelType w:val="hybridMultilevel"/>
    <w:tmpl w:val="21D69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9E1073"/>
    <w:multiLevelType w:val="multilevel"/>
    <w:tmpl w:val="5FCA1C7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D801D3F"/>
    <w:multiLevelType w:val="hybridMultilevel"/>
    <w:tmpl w:val="769489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F1397D"/>
    <w:multiLevelType w:val="hybridMultilevel"/>
    <w:tmpl w:val="7D70C916"/>
    <w:lvl w:ilvl="0" w:tplc="CD2C9CAC">
      <w:start w:val="1"/>
      <w:numFmt w:val="bullet"/>
      <w:lvlText w:val=""/>
      <w:lvlJc w:val="left"/>
      <w:pPr>
        <w:ind w:left="720" w:hanging="360"/>
      </w:pPr>
      <w:rPr>
        <w:rFonts w:ascii="Symbol" w:hAnsi="Symbol"/>
      </w:rPr>
    </w:lvl>
    <w:lvl w:ilvl="1" w:tplc="0936BBCC">
      <w:start w:val="1"/>
      <w:numFmt w:val="bullet"/>
      <w:lvlText w:val=""/>
      <w:lvlJc w:val="left"/>
      <w:pPr>
        <w:ind w:left="720" w:hanging="360"/>
      </w:pPr>
      <w:rPr>
        <w:rFonts w:ascii="Symbol" w:hAnsi="Symbol"/>
      </w:rPr>
    </w:lvl>
    <w:lvl w:ilvl="2" w:tplc="09F685F4">
      <w:start w:val="1"/>
      <w:numFmt w:val="bullet"/>
      <w:lvlText w:val=""/>
      <w:lvlJc w:val="left"/>
      <w:pPr>
        <w:ind w:left="720" w:hanging="360"/>
      </w:pPr>
      <w:rPr>
        <w:rFonts w:ascii="Symbol" w:hAnsi="Symbol"/>
      </w:rPr>
    </w:lvl>
    <w:lvl w:ilvl="3" w:tplc="6BEA6748">
      <w:start w:val="1"/>
      <w:numFmt w:val="bullet"/>
      <w:lvlText w:val=""/>
      <w:lvlJc w:val="left"/>
      <w:pPr>
        <w:ind w:left="720" w:hanging="360"/>
      </w:pPr>
      <w:rPr>
        <w:rFonts w:ascii="Symbol" w:hAnsi="Symbol"/>
      </w:rPr>
    </w:lvl>
    <w:lvl w:ilvl="4" w:tplc="CCEC38FE">
      <w:start w:val="1"/>
      <w:numFmt w:val="bullet"/>
      <w:lvlText w:val=""/>
      <w:lvlJc w:val="left"/>
      <w:pPr>
        <w:ind w:left="720" w:hanging="360"/>
      </w:pPr>
      <w:rPr>
        <w:rFonts w:ascii="Symbol" w:hAnsi="Symbol"/>
      </w:rPr>
    </w:lvl>
    <w:lvl w:ilvl="5" w:tplc="CD2A62CE">
      <w:start w:val="1"/>
      <w:numFmt w:val="bullet"/>
      <w:lvlText w:val=""/>
      <w:lvlJc w:val="left"/>
      <w:pPr>
        <w:ind w:left="720" w:hanging="360"/>
      </w:pPr>
      <w:rPr>
        <w:rFonts w:ascii="Symbol" w:hAnsi="Symbol"/>
      </w:rPr>
    </w:lvl>
    <w:lvl w:ilvl="6" w:tplc="EA90447C">
      <w:start w:val="1"/>
      <w:numFmt w:val="bullet"/>
      <w:lvlText w:val=""/>
      <w:lvlJc w:val="left"/>
      <w:pPr>
        <w:ind w:left="720" w:hanging="360"/>
      </w:pPr>
      <w:rPr>
        <w:rFonts w:ascii="Symbol" w:hAnsi="Symbol"/>
      </w:rPr>
    </w:lvl>
    <w:lvl w:ilvl="7" w:tplc="9B3005F2">
      <w:start w:val="1"/>
      <w:numFmt w:val="bullet"/>
      <w:lvlText w:val=""/>
      <w:lvlJc w:val="left"/>
      <w:pPr>
        <w:ind w:left="720" w:hanging="360"/>
      </w:pPr>
      <w:rPr>
        <w:rFonts w:ascii="Symbol" w:hAnsi="Symbol"/>
      </w:rPr>
    </w:lvl>
    <w:lvl w:ilvl="8" w:tplc="5C9C421C">
      <w:start w:val="1"/>
      <w:numFmt w:val="bullet"/>
      <w:lvlText w:val=""/>
      <w:lvlJc w:val="left"/>
      <w:pPr>
        <w:ind w:left="720" w:hanging="360"/>
      </w:pPr>
      <w:rPr>
        <w:rFonts w:ascii="Symbol" w:hAnsi="Symbol"/>
      </w:rPr>
    </w:lvl>
  </w:abstractNum>
  <w:abstractNum w:abstractNumId="6" w15:restartNumberingAfterBreak="0">
    <w:nsid w:val="11A232CC"/>
    <w:multiLevelType w:val="hybridMultilevel"/>
    <w:tmpl w:val="D1AEAB06"/>
    <w:lvl w:ilvl="0" w:tplc="922ABC66">
      <w:start w:val="1"/>
      <w:numFmt w:val="bullet"/>
      <w:lvlText w:val=""/>
      <w:lvlJc w:val="left"/>
      <w:pPr>
        <w:ind w:left="720" w:hanging="360"/>
      </w:pPr>
      <w:rPr>
        <w:rFonts w:ascii="Symbol" w:hAnsi="Symbol"/>
      </w:rPr>
    </w:lvl>
    <w:lvl w:ilvl="1" w:tplc="3B9AD6A2">
      <w:start w:val="1"/>
      <w:numFmt w:val="bullet"/>
      <w:lvlText w:val=""/>
      <w:lvlJc w:val="left"/>
      <w:pPr>
        <w:ind w:left="720" w:hanging="360"/>
      </w:pPr>
      <w:rPr>
        <w:rFonts w:ascii="Symbol" w:hAnsi="Symbol"/>
      </w:rPr>
    </w:lvl>
    <w:lvl w:ilvl="2" w:tplc="96C0DFC4">
      <w:start w:val="1"/>
      <w:numFmt w:val="bullet"/>
      <w:lvlText w:val=""/>
      <w:lvlJc w:val="left"/>
      <w:pPr>
        <w:ind w:left="720" w:hanging="360"/>
      </w:pPr>
      <w:rPr>
        <w:rFonts w:ascii="Symbol" w:hAnsi="Symbol"/>
      </w:rPr>
    </w:lvl>
    <w:lvl w:ilvl="3" w:tplc="EEA4CAAA">
      <w:start w:val="1"/>
      <w:numFmt w:val="bullet"/>
      <w:lvlText w:val=""/>
      <w:lvlJc w:val="left"/>
      <w:pPr>
        <w:ind w:left="720" w:hanging="360"/>
      </w:pPr>
      <w:rPr>
        <w:rFonts w:ascii="Symbol" w:hAnsi="Symbol"/>
      </w:rPr>
    </w:lvl>
    <w:lvl w:ilvl="4" w:tplc="55E831BE">
      <w:start w:val="1"/>
      <w:numFmt w:val="bullet"/>
      <w:lvlText w:val=""/>
      <w:lvlJc w:val="left"/>
      <w:pPr>
        <w:ind w:left="720" w:hanging="360"/>
      </w:pPr>
      <w:rPr>
        <w:rFonts w:ascii="Symbol" w:hAnsi="Symbol"/>
      </w:rPr>
    </w:lvl>
    <w:lvl w:ilvl="5" w:tplc="8F60BE08">
      <w:start w:val="1"/>
      <w:numFmt w:val="bullet"/>
      <w:lvlText w:val=""/>
      <w:lvlJc w:val="left"/>
      <w:pPr>
        <w:ind w:left="720" w:hanging="360"/>
      </w:pPr>
      <w:rPr>
        <w:rFonts w:ascii="Symbol" w:hAnsi="Symbol"/>
      </w:rPr>
    </w:lvl>
    <w:lvl w:ilvl="6" w:tplc="D9342DFA">
      <w:start w:val="1"/>
      <w:numFmt w:val="bullet"/>
      <w:lvlText w:val=""/>
      <w:lvlJc w:val="left"/>
      <w:pPr>
        <w:ind w:left="720" w:hanging="360"/>
      </w:pPr>
      <w:rPr>
        <w:rFonts w:ascii="Symbol" w:hAnsi="Symbol"/>
      </w:rPr>
    </w:lvl>
    <w:lvl w:ilvl="7" w:tplc="3A089A38">
      <w:start w:val="1"/>
      <w:numFmt w:val="bullet"/>
      <w:lvlText w:val=""/>
      <w:lvlJc w:val="left"/>
      <w:pPr>
        <w:ind w:left="720" w:hanging="360"/>
      </w:pPr>
      <w:rPr>
        <w:rFonts w:ascii="Symbol" w:hAnsi="Symbol"/>
      </w:rPr>
    </w:lvl>
    <w:lvl w:ilvl="8" w:tplc="013471F0">
      <w:start w:val="1"/>
      <w:numFmt w:val="bullet"/>
      <w:lvlText w:val=""/>
      <w:lvlJc w:val="left"/>
      <w:pPr>
        <w:ind w:left="720" w:hanging="360"/>
      </w:pPr>
      <w:rPr>
        <w:rFonts w:ascii="Symbol" w:hAnsi="Symbol"/>
      </w:rPr>
    </w:lvl>
  </w:abstractNum>
  <w:abstractNum w:abstractNumId="7" w15:restartNumberingAfterBreak="0">
    <w:nsid w:val="16BD0394"/>
    <w:multiLevelType w:val="hybridMultilevel"/>
    <w:tmpl w:val="E6EE002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 w15:restartNumberingAfterBreak="0">
    <w:nsid w:val="19A044B9"/>
    <w:multiLevelType w:val="hybridMultilevel"/>
    <w:tmpl w:val="5E8479E6"/>
    <w:lvl w:ilvl="0" w:tplc="D0420816">
      <w:start w:val="1"/>
      <w:numFmt w:val="bullet"/>
      <w:lvlText w:val=""/>
      <w:lvlJc w:val="left"/>
      <w:pPr>
        <w:ind w:left="720" w:hanging="360"/>
      </w:pPr>
      <w:rPr>
        <w:rFonts w:ascii="Symbol" w:hAnsi="Symbol"/>
      </w:rPr>
    </w:lvl>
    <w:lvl w:ilvl="1" w:tplc="AC548988">
      <w:start w:val="1"/>
      <w:numFmt w:val="bullet"/>
      <w:lvlText w:val=""/>
      <w:lvlJc w:val="left"/>
      <w:pPr>
        <w:ind w:left="720" w:hanging="360"/>
      </w:pPr>
      <w:rPr>
        <w:rFonts w:ascii="Symbol" w:hAnsi="Symbol"/>
      </w:rPr>
    </w:lvl>
    <w:lvl w:ilvl="2" w:tplc="A2A4F936">
      <w:start w:val="1"/>
      <w:numFmt w:val="bullet"/>
      <w:lvlText w:val=""/>
      <w:lvlJc w:val="left"/>
      <w:pPr>
        <w:ind w:left="720" w:hanging="360"/>
      </w:pPr>
      <w:rPr>
        <w:rFonts w:ascii="Symbol" w:hAnsi="Symbol"/>
      </w:rPr>
    </w:lvl>
    <w:lvl w:ilvl="3" w:tplc="56AEE456">
      <w:start w:val="1"/>
      <w:numFmt w:val="bullet"/>
      <w:lvlText w:val=""/>
      <w:lvlJc w:val="left"/>
      <w:pPr>
        <w:ind w:left="720" w:hanging="360"/>
      </w:pPr>
      <w:rPr>
        <w:rFonts w:ascii="Symbol" w:hAnsi="Symbol"/>
      </w:rPr>
    </w:lvl>
    <w:lvl w:ilvl="4" w:tplc="45320EF0">
      <w:start w:val="1"/>
      <w:numFmt w:val="bullet"/>
      <w:lvlText w:val=""/>
      <w:lvlJc w:val="left"/>
      <w:pPr>
        <w:ind w:left="720" w:hanging="360"/>
      </w:pPr>
      <w:rPr>
        <w:rFonts w:ascii="Symbol" w:hAnsi="Symbol"/>
      </w:rPr>
    </w:lvl>
    <w:lvl w:ilvl="5" w:tplc="6AA838DC">
      <w:start w:val="1"/>
      <w:numFmt w:val="bullet"/>
      <w:lvlText w:val=""/>
      <w:lvlJc w:val="left"/>
      <w:pPr>
        <w:ind w:left="720" w:hanging="360"/>
      </w:pPr>
      <w:rPr>
        <w:rFonts w:ascii="Symbol" w:hAnsi="Symbol"/>
      </w:rPr>
    </w:lvl>
    <w:lvl w:ilvl="6" w:tplc="B148B87E">
      <w:start w:val="1"/>
      <w:numFmt w:val="bullet"/>
      <w:lvlText w:val=""/>
      <w:lvlJc w:val="left"/>
      <w:pPr>
        <w:ind w:left="720" w:hanging="360"/>
      </w:pPr>
      <w:rPr>
        <w:rFonts w:ascii="Symbol" w:hAnsi="Symbol"/>
      </w:rPr>
    </w:lvl>
    <w:lvl w:ilvl="7" w:tplc="4EF68CEA">
      <w:start w:val="1"/>
      <w:numFmt w:val="bullet"/>
      <w:lvlText w:val=""/>
      <w:lvlJc w:val="left"/>
      <w:pPr>
        <w:ind w:left="720" w:hanging="360"/>
      </w:pPr>
      <w:rPr>
        <w:rFonts w:ascii="Symbol" w:hAnsi="Symbol"/>
      </w:rPr>
    </w:lvl>
    <w:lvl w:ilvl="8" w:tplc="8AC8AC0A">
      <w:start w:val="1"/>
      <w:numFmt w:val="bullet"/>
      <w:lvlText w:val=""/>
      <w:lvlJc w:val="left"/>
      <w:pPr>
        <w:ind w:left="720" w:hanging="360"/>
      </w:pPr>
      <w:rPr>
        <w:rFonts w:ascii="Symbol" w:hAnsi="Symbol"/>
      </w:rPr>
    </w:lvl>
  </w:abstractNum>
  <w:abstractNum w:abstractNumId="9" w15:restartNumberingAfterBreak="0">
    <w:nsid w:val="1AFB4133"/>
    <w:multiLevelType w:val="hybridMultilevel"/>
    <w:tmpl w:val="11E27A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09C4340"/>
    <w:multiLevelType w:val="hybridMultilevel"/>
    <w:tmpl w:val="81F4E7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5A02FE4"/>
    <w:multiLevelType w:val="hybridMultilevel"/>
    <w:tmpl w:val="E5243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63E61EE"/>
    <w:multiLevelType w:val="hybridMultilevel"/>
    <w:tmpl w:val="4E42A6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943A1E"/>
    <w:multiLevelType w:val="hybridMultilevel"/>
    <w:tmpl w:val="C344880A"/>
    <w:lvl w:ilvl="0" w:tplc="84788710">
      <w:start w:val="1"/>
      <w:numFmt w:val="bullet"/>
      <w:lvlText w:val=""/>
      <w:lvlJc w:val="left"/>
      <w:pPr>
        <w:ind w:left="720" w:hanging="360"/>
      </w:pPr>
      <w:rPr>
        <w:rFonts w:ascii="Symbol" w:hAnsi="Symbol"/>
      </w:rPr>
    </w:lvl>
    <w:lvl w:ilvl="1" w:tplc="FA1243C6">
      <w:start w:val="1"/>
      <w:numFmt w:val="bullet"/>
      <w:lvlText w:val=""/>
      <w:lvlJc w:val="left"/>
      <w:pPr>
        <w:ind w:left="720" w:hanging="360"/>
      </w:pPr>
      <w:rPr>
        <w:rFonts w:ascii="Symbol" w:hAnsi="Symbol"/>
      </w:rPr>
    </w:lvl>
    <w:lvl w:ilvl="2" w:tplc="4ECE9922">
      <w:start w:val="1"/>
      <w:numFmt w:val="bullet"/>
      <w:lvlText w:val=""/>
      <w:lvlJc w:val="left"/>
      <w:pPr>
        <w:ind w:left="720" w:hanging="360"/>
      </w:pPr>
      <w:rPr>
        <w:rFonts w:ascii="Symbol" w:hAnsi="Symbol"/>
      </w:rPr>
    </w:lvl>
    <w:lvl w:ilvl="3" w:tplc="416880F8">
      <w:start w:val="1"/>
      <w:numFmt w:val="bullet"/>
      <w:lvlText w:val=""/>
      <w:lvlJc w:val="left"/>
      <w:pPr>
        <w:ind w:left="720" w:hanging="360"/>
      </w:pPr>
      <w:rPr>
        <w:rFonts w:ascii="Symbol" w:hAnsi="Symbol"/>
      </w:rPr>
    </w:lvl>
    <w:lvl w:ilvl="4" w:tplc="2D0229CC">
      <w:start w:val="1"/>
      <w:numFmt w:val="bullet"/>
      <w:lvlText w:val=""/>
      <w:lvlJc w:val="left"/>
      <w:pPr>
        <w:ind w:left="720" w:hanging="360"/>
      </w:pPr>
      <w:rPr>
        <w:rFonts w:ascii="Symbol" w:hAnsi="Symbol"/>
      </w:rPr>
    </w:lvl>
    <w:lvl w:ilvl="5" w:tplc="C9D0E618">
      <w:start w:val="1"/>
      <w:numFmt w:val="bullet"/>
      <w:lvlText w:val=""/>
      <w:lvlJc w:val="left"/>
      <w:pPr>
        <w:ind w:left="720" w:hanging="360"/>
      </w:pPr>
      <w:rPr>
        <w:rFonts w:ascii="Symbol" w:hAnsi="Symbol"/>
      </w:rPr>
    </w:lvl>
    <w:lvl w:ilvl="6" w:tplc="B34E2D52">
      <w:start w:val="1"/>
      <w:numFmt w:val="bullet"/>
      <w:lvlText w:val=""/>
      <w:lvlJc w:val="left"/>
      <w:pPr>
        <w:ind w:left="720" w:hanging="360"/>
      </w:pPr>
      <w:rPr>
        <w:rFonts w:ascii="Symbol" w:hAnsi="Symbol"/>
      </w:rPr>
    </w:lvl>
    <w:lvl w:ilvl="7" w:tplc="F82C7B54">
      <w:start w:val="1"/>
      <w:numFmt w:val="bullet"/>
      <w:lvlText w:val=""/>
      <w:lvlJc w:val="left"/>
      <w:pPr>
        <w:ind w:left="720" w:hanging="360"/>
      </w:pPr>
      <w:rPr>
        <w:rFonts w:ascii="Symbol" w:hAnsi="Symbol"/>
      </w:rPr>
    </w:lvl>
    <w:lvl w:ilvl="8" w:tplc="A19C7908">
      <w:start w:val="1"/>
      <w:numFmt w:val="bullet"/>
      <w:lvlText w:val=""/>
      <w:lvlJc w:val="left"/>
      <w:pPr>
        <w:ind w:left="720" w:hanging="360"/>
      </w:pPr>
      <w:rPr>
        <w:rFonts w:ascii="Symbol" w:hAnsi="Symbol"/>
      </w:rPr>
    </w:lvl>
  </w:abstractNum>
  <w:abstractNum w:abstractNumId="14" w15:restartNumberingAfterBreak="0">
    <w:nsid w:val="2D752662"/>
    <w:multiLevelType w:val="hybridMultilevel"/>
    <w:tmpl w:val="88E2C3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054868"/>
    <w:multiLevelType w:val="hybridMultilevel"/>
    <w:tmpl w:val="DD2EE9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B1B3FA0"/>
    <w:multiLevelType w:val="hybridMultilevel"/>
    <w:tmpl w:val="33A0CAFA"/>
    <w:lvl w:ilvl="0" w:tplc="9500CC82">
      <w:start w:val="1"/>
      <w:numFmt w:val="bullet"/>
      <w:lvlText w:val=""/>
      <w:lvlJc w:val="left"/>
      <w:pPr>
        <w:ind w:left="720" w:hanging="360"/>
      </w:pPr>
      <w:rPr>
        <w:rFonts w:ascii="Symbol" w:hAnsi="Symbol"/>
      </w:rPr>
    </w:lvl>
    <w:lvl w:ilvl="1" w:tplc="3236CB02">
      <w:start w:val="1"/>
      <w:numFmt w:val="bullet"/>
      <w:lvlText w:val=""/>
      <w:lvlJc w:val="left"/>
      <w:pPr>
        <w:ind w:left="720" w:hanging="360"/>
      </w:pPr>
      <w:rPr>
        <w:rFonts w:ascii="Symbol" w:hAnsi="Symbol"/>
      </w:rPr>
    </w:lvl>
    <w:lvl w:ilvl="2" w:tplc="BB8C5C76">
      <w:start w:val="1"/>
      <w:numFmt w:val="bullet"/>
      <w:lvlText w:val=""/>
      <w:lvlJc w:val="left"/>
      <w:pPr>
        <w:ind w:left="720" w:hanging="360"/>
      </w:pPr>
      <w:rPr>
        <w:rFonts w:ascii="Symbol" w:hAnsi="Symbol"/>
      </w:rPr>
    </w:lvl>
    <w:lvl w:ilvl="3" w:tplc="8084C5D0">
      <w:start w:val="1"/>
      <w:numFmt w:val="bullet"/>
      <w:lvlText w:val=""/>
      <w:lvlJc w:val="left"/>
      <w:pPr>
        <w:ind w:left="720" w:hanging="360"/>
      </w:pPr>
      <w:rPr>
        <w:rFonts w:ascii="Symbol" w:hAnsi="Symbol"/>
      </w:rPr>
    </w:lvl>
    <w:lvl w:ilvl="4" w:tplc="765041D4">
      <w:start w:val="1"/>
      <w:numFmt w:val="bullet"/>
      <w:lvlText w:val=""/>
      <w:lvlJc w:val="left"/>
      <w:pPr>
        <w:ind w:left="720" w:hanging="360"/>
      </w:pPr>
      <w:rPr>
        <w:rFonts w:ascii="Symbol" w:hAnsi="Symbol"/>
      </w:rPr>
    </w:lvl>
    <w:lvl w:ilvl="5" w:tplc="C9AC6342">
      <w:start w:val="1"/>
      <w:numFmt w:val="bullet"/>
      <w:lvlText w:val=""/>
      <w:lvlJc w:val="left"/>
      <w:pPr>
        <w:ind w:left="720" w:hanging="360"/>
      </w:pPr>
      <w:rPr>
        <w:rFonts w:ascii="Symbol" w:hAnsi="Symbol"/>
      </w:rPr>
    </w:lvl>
    <w:lvl w:ilvl="6" w:tplc="61CEAA6A">
      <w:start w:val="1"/>
      <w:numFmt w:val="bullet"/>
      <w:lvlText w:val=""/>
      <w:lvlJc w:val="left"/>
      <w:pPr>
        <w:ind w:left="720" w:hanging="360"/>
      </w:pPr>
      <w:rPr>
        <w:rFonts w:ascii="Symbol" w:hAnsi="Symbol"/>
      </w:rPr>
    </w:lvl>
    <w:lvl w:ilvl="7" w:tplc="3D684116">
      <w:start w:val="1"/>
      <w:numFmt w:val="bullet"/>
      <w:lvlText w:val=""/>
      <w:lvlJc w:val="left"/>
      <w:pPr>
        <w:ind w:left="720" w:hanging="360"/>
      </w:pPr>
      <w:rPr>
        <w:rFonts w:ascii="Symbol" w:hAnsi="Symbol"/>
      </w:rPr>
    </w:lvl>
    <w:lvl w:ilvl="8" w:tplc="7278CBF0">
      <w:start w:val="1"/>
      <w:numFmt w:val="bullet"/>
      <w:lvlText w:val=""/>
      <w:lvlJc w:val="left"/>
      <w:pPr>
        <w:ind w:left="720" w:hanging="360"/>
      </w:pPr>
      <w:rPr>
        <w:rFonts w:ascii="Symbol" w:hAnsi="Symbol"/>
      </w:rPr>
    </w:lvl>
  </w:abstractNum>
  <w:abstractNum w:abstractNumId="17" w15:restartNumberingAfterBreak="0">
    <w:nsid w:val="47D16D45"/>
    <w:multiLevelType w:val="hybridMultilevel"/>
    <w:tmpl w:val="8AAC4DB8"/>
    <w:lvl w:ilvl="0" w:tplc="00C01096">
      <w:start w:val="1"/>
      <w:numFmt w:val="bullet"/>
      <w:lvlText w:val=""/>
      <w:lvlJc w:val="left"/>
      <w:pPr>
        <w:ind w:left="720" w:hanging="360"/>
      </w:pPr>
      <w:rPr>
        <w:rFonts w:ascii="Symbol" w:hAnsi="Symbol"/>
      </w:rPr>
    </w:lvl>
    <w:lvl w:ilvl="1" w:tplc="A6929C24">
      <w:start w:val="1"/>
      <w:numFmt w:val="bullet"/>
      <w:lvlText w:val=""/>
      <w:lvlJc w:val="left"/>
      <w:pPr>
        <w:ind w:left="720" w:hanging="360"/>
      </w:pPr>
      <w:rPr>
        <w:rFonts w:ascii="Symbol" w:hAnsi="Symbol"/>
      </w:rPr>
    </w:lvl>
    <w:lvl w:ilvl="2" w:tplc="80363DFA">
      <w:start w:val="1"/>
      <w:numFmt w:val="bullet"/>
      <w:lvlText w:val=""/>
      <w:lvlJc w:val="left"/>
      <w:pPr>
        <w:ind w:left="720" w:hanging="360"/>
      </w:pPr>
      <w:rPr>
        <w:rFonts w:ascii="Symbol" w:hAnsi="Symbol"/>
      </w:rPr>
    </w:lvl>
    <w:lvl w:ilvl="3" w:tplc="1E8C5C30">
      <w:start w:val="1"/>
      <w:numFmt w:val="bullet"/>
      <w:lvlText w:val=""/>
      <w:lvlJc w:val="left"/>
      <w:pPr>
        <w:ind w:left="720" w:hanging="360"/>
      </w:pPr>
      <w:rPr>
        <w:rFonts w:ascii="Symbol" w:hAnsi="Symbol"/>
      </w:rPr>
    </w:lvl>
    <w:lvl w:ilvl="4" w:tplc="FFE2095A">
      <w:start w:val="1"/>
      <w:numFmt w:val="bullet"/>
      <w:lvlText w:val=""/>
      <w:lvlJc w:val="left"/>
      <w:pPr>
        <w:ind w:left="720" w:hanging="360"/>
      </w:pPr>
      <w:rPr>
        <w:rFonts w:ascii="Symbol" w:hAnsi="Symbol"/>
      </w:rPr>
    </w:lvl>
    <w:lvl w:ilvl="5" w:tplc="02920CFA">
      <w:start w:val="1"/>
      <w:numFmt w:val="bullet"/>
      <w:lvlText w:val=""/>
      <w:lvlJc w:val="left"/>
      <w:pPr>
        <w:ind w:left="720" w:hanging="360"/>
      </w:pPr>
      <w:rPr>
        <w:rFonts w:ascii="Symbol" w:hAnsi="Symbol"/>
      </w:rPr>
    </w:lvl>
    <w:lvl w:ilvl="6" w:tplc="4B9ADCA4">
      <w:start w:val="1"/>
      <w:numFmt w:val="bullet"/>
      <w:lvlText w:val=""/>
      <w:lvlJc w:val="left"/>
      <w:pPr>
        <w:ind w:left="720" w:hanging="360"/>
      </w:pPr>
      <w:rPr>
        <w:rFonts w:ascii="Symbol" w:hAnsi="Symbol"/>
      </w:rPr>
    </w:lvl>
    <w:lvl w:ilvl="7" w:tplc="FB463B26">
      <w:start w:val="1"/>
      <w:numFmt w:val="bullet"/>
      <w:lvlText w:val=""/>
      <w:lvlJc w:val="left"/>
      <w:pPr>
        <w:ind w:left="720" w:hanging="360"/>
      </w:pPr>
      <w:rPr>
        <w:rFonts w:ascii="Symbol" w:hAnsi="Symbol"/>
      </w:rPr>
    </w:lvl>
    <w:lvl w:ilvl="8" w:tplc="7E7E04D4">
      <w:start w:val="1"/>
      <w:numFmt w:val="bullet"/>
      <w:lvlText w:val=""/>
      <w:lvlJc w:val="left"/>
      <w:pPr>
        <w:ind w:left="720" w:hanging="360"/>
      </w:pPr>
      <w:rPr>
        <w:rFonts w:ascii="Symbol" w:hAnsi="Symbol"/>
      </w:rPr>
    </w:lvl>
  </w:abstractNum>
  <w:abstractNum w:abstractNumId="18" w15:restartNumberingAfterBreak="0">
    <w:nsid w:val="4DAF6839"/>
    <w:multiLevelType w:val="hybridMultilevel"/>
    <w:tmpl w:val="41326FD4"/>
    <w:lvl w:ilvl="0" w:tplc="7BDC0C38">
      <w:start w:val="1"/>
      <w:numFmt w:val="bullet"/>
      <w:lvlText w:val=""/>
      <w:lvlJc w:val="left"/>
      <w:pPr>
        <w:ind w:left="720" w:hanging="360"/>
      </w:pPr>
      <w:rPr>
        <w:rFonts w:ascii="Symbol" w:hAnsi="Symbol"/>
      </w:rPr>
    </w:lvl>
    <w:lvl w:ilvl="1" w:tplc="FE00F550">
      <w:start w:val="1"/>
      <w:numFmt w:val="bullet"/>
      <w:lvlText w:val=""/>
      <w:lvlJc w:val="left"/>
      <w:pPr>
        <w:ind w:left="720" w:hanging="360"/>
      </w:pPr>
      <w:rPr>
        <w:rFonts w:ascii="Symbol" w:hAnsi="Symbol"/>
      </w:rPr>
    </w:lvl>
    <w:lvl w:ilvl="2" w:tplc="C1FA285A">
      <w:start w:val="1"/>
      <w:numFmt w:val="bullet"/>
      <w:lvlText w:val=""/>
      <w:lvlJc w:val="left"/>
      <w:pPr>
        <w:ind w:left="720" w:hanging="360"/>
      </w:pPr>
      <w:rPr>
        <w:rFonts w:ascii="Symbol" w:hAnsi="Symbol"/>
      </w:rPr>
    </w:lvl>
    <w:lvl w:ilvl="3" w:tplc="722C98E0">
      <w:start w:val="1"/>
      <w:numFmt w:val="bullet"/>
      <w:lvlText w:val=""/>
      <w:lvlJc w:val="left"/>
      <w:pPr>
        <w:ind w:left="720" w:hanging="360"/>
      </w:pPr>
      <w:rPr>
        <w:rFonts w:ascii="Symbol" w:hAnsi="Symbol"/>
      </w:rPr>
    </w:lvl>
    <w:lvl w:ilvl="4" w:tplc="5BF8B63E">
      <w:start w:val="1"/>
      <w:numFmt w:val="bullet"/>
      <w:lvlText w:val=""/>
      <w:lvlJc w:val="left"/>
      <w:pPr>
        <w:ind w:left="720" w:hanging="360"/>
      </w:pPr>
      <w:rPr>
        <w:rFonts w:ascii="Symbol" w:hAnsi="Symbol"/>
      </w:rPr>
    </w:lvl>
    <w:lvl w:ilvl="5" w:tplc="04BC0588">
      <w:start w:val="1"/>
      <w:numFmt w:val="bullet"/>
      <w:lvlText w:val=""/>
      <w:lvlJc w:val="left"/>
      <w:pPr>
        <w:ind w:left="720" w:hanging="360"/>
      </w:pPr>
      <w:rPr>
        <w:rFonts w:ascii="Symbol" w:hAnsi="Symbol"/>
      </w:rPr>
    </w:lvl>
    <w:lvl w:ilvl="6" w:tplc="AEFC9708">
      <w:start w:val="1"/>
      <w:numFmt w:val="bullet"/>
      <w:lvlText w:val=""/>
      <w:lvlJc w:val="left"/>
      <w:pPr>
        <w:ind w:left="720" w:hanging="360"/>
      </w:pPr>
      <w:rPr>
        <w:rFonts w:ascii="Symbol" w:hAnsi="Symbol"/>
      </w:rPr>
    </w:lvl>
    <w:lvl w:ilvl="7" w:tplc="946C81CA">
      <w:start w:val="1"/>
      <w:numFmt w:val="bullet"/>
      <w:lvlText w:val=""/>
      <w:lvlJc w:val="left"/>
      <w:pPr>
        <w:ind w:left="720" w:hanging="360"/>
      </w:pPr>
      <w:rPr>
        <w:rFonts w:ascii="Symbol" w:hAnsi="Symbol"/>
      </w:rPr>
    </w:lvl>
    <w:lvl w:ilvl="8" w:tplc="C7F6D264">
      <w:start w:val="1"/>
      <w:numFmt w:val="bullet"/>
      <w:lvlText w:val=""/>
      <w:lvlJc w:val="left"/>
      <w:pPr>
        <w:ind w:left="720" w:hanging="360"/>
      </w:pPr>
      <w:rPr>
        <w:rFonts w:ascii="Symbol" w:hAnsi="Symbol"/>
      </w:rPr>
    </w:lvl>
  </w:abstractNum>
  <w:abstractNum w:abstractNumId="19" w15:restartNumberingAfterBreak="0">
    <w:nsid w:val="500520E3"/>
    <w:multiLevelType w:val="hybridMultilevel"/>
    <w:tmpl w:val="BB54229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15:restartNumberingAfterBreak="0">
    <w:nsid w:val="54F45FF6"/>
    <w:multiLevelType w:val="hybridMultilevel"/>
    <w:tmpl w:val="591AD29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7C15961"/>
    <w:multiLevelType w:val="hybridMultilevel"/>
    <w:tmpl w:val="45A8BB1A"/>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5E9824BB"/>
    <w:multiLevelType w:val="hybridMultilevel"/>
    <w:tmpl w:val="D38A0190"/>
    <w:lvl w:ilvl="0" w:tplc="C6CE8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41421BB"/>
    <w:multiLevelType w:val="hybridMultilevel"/>
    <w:tmpl w:val="919C915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4" w15:restartNumberingAfterBreak="0">
    <w:nsid w:val="64525928"/>
    <w:multiLevelType w:val="hybridMultilevel"/>
    <w:tmpl w:val="2B720C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63B2CE9"/>
    <w:multiLevelType w:val="hybridMultilevel"/>
    <w:tmpl w:val="20C8F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B15EA9"/>
    <w:multiLevelType w:val="hybridMultilevel"/>
    <w:tmpl w:val="6282748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7" w15:restartNumberingAfterBreak="0">
    <w:nsid w:val="677A06D5"/>
    <w:multiLevelType w:val="hybridMultilevel"/>
    <w:tmpl w:val="F0FEEFAC"/>
    <w:lvl w:ilvl="0" w:tplc="0409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700C443E"/>
    <w:multiLevelType w:val="hybridMultilevel"/>
    <w:tmpl w:val="A774ACA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1004BD7"/>
    <w:multiLevelType w:val="hybridMultilevel"/>
    <w:tmpl w:val="8496DE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1BD2682"/>
    <w:multiLevelType w:val="hybridMultilevel"/>
    <w:tmpl w:val="0490534C"/>
    <w:lvl w:ilvl="0" w:tplc="E33E42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5AD4A11"/>
    <w:multiLevelType w:val="hybridMultilevel"/>
    <w:tmpl w:val="69EAD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91A33B8"/>
    <w:multiLevelType w:val="hybridMultilevel"/>
    <w:tmpl w:val="A7EA3B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7B5C5535"/>
    <w:multiLevelType w:val="hybridMultilevel"/>
    <w:tmpl w:val="1D768F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38210F"/>
    <w:multiLevelType w:val="hybridMultilevel"/>
    <w:tmpl w:val="E9725AC4"/>
    <w:lvl w:ilvl="0" w:tplc="71A09D20">
      <w:start w:val="1"/>
      <w:numFmt w:val="bullet"/>
      <w:lvlText w:val=""/>
      <w:lvlJc w:val="left"/>
      <w:pPr>
        <w:ind w:left="720" w:hanging="360"/>
      </w:pPr>
      <w:rPr>
        <w:rFonts w:ascii="Symbol" w:hAnsi="Symbol"/>
      </w:rPr>
    </w:lvl>
    <w:lvl w:ilvl="1" w:tplc="436A8C00">
      <w:start w:val="1"/>
      <w:numFmt w:val="bullet"/>
      <w:lvlText w:val=""/>
      <w:lvlJc w:val="left"/>
      <w:pPr>
        <w:ind w:left="720" w:hanging="360"/>
      </w:pPr>
      <w:rPr>
        <w:rFonts w:ascii="Symbol" w:hAnsi="Symbol"/>
      </w:rPr>
    </w:lvl>
    <w:lvl w:ilvl="2" w:tplc="574EDABC">
      <w:start w:val="1"/>
      <w:numFmt w:val="bullet"/>
      <w:lvlText w:val=""/>
      <w:lvlJc w:val="left"/>
      <w:pPr>
        <w:ind w:left="720" w:hanging="360"/>
      </w:pPr>
      <w:rPr>
        <w:rFonts w:ascii="Symbol" w:hAnsi="Symbol"/>
      </w:rPr>
    </w:lvl>
    <w:lvl w:ilvl="3" w:tplc="F35484D6">
      <w:start w:val="1"/>
      <w:numFmt w:val="bullet"/>
      <w:lvlText w:val=""/>
      <w:lvlJc w:val="left"/>
      <w:pPr>
        <w:ind w:left="720" w:hanging="360"/>
      </w:pPr>
      <w:rPr>
        <w:rFonts w:ascii="Symbol" w:hAnsi="Symbol"/>
      </w:rPr>
    </w:lvl>
    <w:lvl w:ilvl="4" w:tplc="7528FE7C">
      <w:start w:val="1"/>
      <w:numFmt w:val="bullet"/>
      <w:lvlText w:val=""/>
      <w:lvlJc w:val="left"/>
      <w:pPr>
        <w:ind w:left="720" w:hanging="360"/>
      </w:pPr>
      <w:rPr>
        <w:rFonts w:ascii="Symbol" w:hAnsi="Symbol"/>
      </w:rPr>
    </w:lvl>
    <w:lvl w:ilvl="5" w:tplc="7696F24A">
      <w:start w:val="1"/>
      <w:numFmt w:val="bullet"/>
      <w:lvlText w:val=""/>
      <w:lvlJc w:val="left"/>
      <w:pPr>
        <w:ind w:left="720" w:hanging="360"/>
      </w:pPr>
      <w:rPr>
        <w:rFonts w:ascii="Symbol" w:hAnsi="Symbol"/>
      </w:rPr>
    </w:lvl>
    <w:lvl w:ilvl="6" w:tplc="8752CE5A">
      <w:start w:val="1"/>
      <w:numFmt w:val="bullet"/>
      <w:lvlText w:val=""/>
      <w:lvlJc w:val="left"/>
      <w:pPr>
        <w:ind w:left="720" w:hanging="360"/>
      </w:pPr>
      <w:rPr>
        <w:rFonts w:ascii="Symbol" w:hAnsi="Symbol"/>
      </w:rPr>
    </w:lvl>
    <w:lvl w:ilvl="7" w:tplc="C7022D3E">
      <w:start w:val="1"/>
      <w:numFmt w:val="bullet"/>
      <w:lvlText w:val=""/>
      <w:lvlJc w:val="left"/>
      <w:pPr>
        <w:ind w:left="720" w:hanging="360"/>
      </w:pPr>
      <w:rPr>
        <w:rFonts w:ascii="Symbol" w:hAnsi="Symbol"/>
      </w:rPr>
    </w:lvl>
    <w:lvl w:ilvl="8" w:tplc="25A0F37C">
      <w:start w:val="1"/>
      <w:numFmt w:val="bullet"/>
      <w:lvlText w:val=""/>
      <w:lvlJc w:val="left"/>
      <w:pPr>
        <w:ind w:left="720" w:hanging="360"/>
      </w:pPr>
      <w:rPr>
        <w:rFonts w:ascii="Symbol" w:hAnsi="Symbol"/>
      </w:rPr>
    </w:lvl>
  </w:abstractNum>
  <w:abstractNum w:abstractNumId="35" w15:restartNumberingAfterBreak="0">
    <w:nsid w:val="7D48061E"/>
    <w:multiLevelType w:val="hybridMultilevel"/>
    <w:tmpl w:val="98825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D697FB6"/>
    <w:multiLevelType w:val="hybridMultilevel"/>
    <w:tmpl w:val="8B7A5226"/>
    <w:lvl w:ilvl="0" w:tplc="0A1C40B2">
      <w:start w:val="1"/>
      <w:numFmt w:val="bullet"/>
      <w:lvlText w:val=""/>
      <w:lvlJc w:val="left"/>
      <w:pPr>
        <w:ind w:left="720" w:hanging="360"/>
      </w:pPr>
      <w:rPr>
        <w:rFonts w:ascii="Symbol" w:hAnsi="Symbol"/>
      </w:rPr>
    </w:lvl>
    <w:lvl w:ilvl="1" w:tplc="7182FC50">
      <w:start w:val="1"/>
      <w:numFmt w:val="bullet"/>
      <w:lvlText w:val=""/>
      <w:lvlJc w:val="left"/>
      <w:pPr>
        <w:ind w:left="720" w:hanging="360"/>
      </w:pPr>
      <w:rPr>
        <w:rFonts w:ascii="Symbol" w:hAnsi="Symbol"/>
      </w:rPr>
    </w:lvl>
    <w:lvl w:ilvl="2" w:tplc="483A3434">
      <w:start w:val="1"/>
      <w:numFmt w:val="bullet"/>
      <w:lvlText w:val=""/>
      <w:lvlJc w:val="left"/>
      <w:pPr>
        <w:ind w:left="720" w:hanging="360"/>
      </w:pPr>
      <w:rPr>
        <w:rFonts w:ascii="Symbol" w:hAnsi="Symbol"/>
      </w:rPr>
    </w:lvl>
    <w:lvl w:ilvl="3" w:tplc="0EB0F574">
      <w:start w:val="1"/>
      <w:numFmt w:val="bullet"/>
      <w:lvlText w:val=""/>
      <w:lvlJc w:val="left"/>
      <w:pPr>
        <w:ind w:left="720" w:hanging="360"/>
      </w:pPr>
      <w:rPr>
        <w:rFonts w:ascii="Symbol" w:hAnsi="Symbol"/>
      </w:rPr>
    </w:lvl>
    <w:lvl w:ilvl="4" w:tplc="086EA826">
      <w:start w:val="1"/>
      <w:numFmt w:val="bullet"/>
      <w:lvlText w:val=""/>
      <w:lvlJc w:val="left"/>
      <w:pPr>
        <w:ind w:left="720" w:hanging="360"/>
      </w:pPr>
      <w:rPr>
        <w:rFonts w:ascii="Symbol" w:hAnsi="Symbol"/>
      </w:rPr>
    </w:lvl>
    <w:lvl w:ilvl="5" w:tplc="2DB6E89E">
      <w:start w:val="1"/>
      <w:numFmt w:val="bullet"/>
      <w:lvlText w:val=""/>
      <w:lvlJc w:val="left"/>
      <w:pPr>
        <w:ind w:left="720" w:hanging="360"/>
      </w:pPr>
      <w:rPr>
        <w:rFonts w:ascii="Symbol" w:hAnsi="Symbol"/>
      </w:rPr>
    </w:lvl>
    <w:lvl w:ilvl="6" w:tplc="9AECE2A6">
      <w:start w:val="1"/>
      <w:numFmt w:val="bullet"/>
      <w:lvlText w:val=""/>
      <w:lvlJc w:val="left"/>
      <w:pPr>
        <w:ind w:left="720" w:hanging="360"/>
      </w:pPr>
      <w:rPr>
        <w:rFonts w:ascii="Symbol" w:hAnsi="Symbol"/>
      </w:rPr>
    </w:lvl>
    <w:lvl w:ilvl="7" w:tplc="B704AB3C">
      <w:start w:val="1"/>
      <w:numFmt w:val="bullet"/>
      <w:lvlText w:val=""/>
      <w:lvlJc w:val="left"/>
      <w:pPr>
        <w:ind w:left="720" w:hanging="360"/>
      </w:pPr>
      <w:rPr>
        <w:rFonts w:ascii="Symbol" w:hAnsi="Symbol"/>
      </w:rPr>
    </w:lvl>
    <w:lvl w:ilvl="8" w:tplc="D2908B3C">
      <w:start w:val="1"/>
      <w:numFmt w:val="bullet"/>
      <w:lvlText w:val=""/>
      <w:lvlJc w:val="left"/>
      <w:pPr>
        <w:ind w:left="720" w:hanging="360"/>
      </w:pPr>
      <w:rPr>
        <w:rFonts w:ascii="Symbol" w:hAnsi="Symbol"/>
      </w:rPr>
    </w:lvl>
  </w:abstractNum>
  <w:num w:numId="1" w16cid:durableId="668603664">
    <w:abstractNumId w:val="3"/>
  </w:num>
  <w:num w:numId="2" w16cid:durableId="1660381685">
    <w:abstractNumId w:val="11"/>
  </w:num>
  <w:num w:numId="3" w16cid:durableId="133106044">
    <w:abstractNumId w:val="2"/>
  </w:num>
  <w:num w:numId="4" w16cid:durableId="1793671212">
    <w:abstractNumId w:val="12"/>
  </w:num>
  <w:num w:numId="5" w16cid:durableId="1608341914">
    <w:abstractNumId w:val="14"/>
  </w:num>
  <w:num w:numId="6" w16cid:durableId="1104806197">
    <w:abstractNumId w:val="30"/>
  </w:num>
  <w:num w:numId="7" w16cid:durableId="1766531503">
    <w:abstractNumId w:val="33"/>
  </w:num>
  <w:num w:numId="8" w16cid:durableId="873733181">
    <w:abstractNumId w:val="4"/>
  </w:num>
  <w:num w:numId="9" w16cid:durableId="1502507242">
    <w:abstractNumId w:val="0"/>
  </w:num>
  <w:num w:numId="10" w16cid:durableId="1675836711">
    <w:abstractNumId w:val="12"/>
  </w:num>
  <w:num w:numId="11" w16cid:durableId="1169100161">
    <w:abstractNumId w:val="17"/>
  </w:num>
  <w:num w:numId="12" w16cid:durableId="1465729335">
    <w:abstractNumId w:val="5"/>
  </w:num>
  <w:num w:numId="13" w16cid:durableId="1077244038">
    <w:abstractNumId w:val="6"/>
  </w:num>
  <w:num w:numId="14" w16cid:durableId="1217205326">
    <w:abstractNumId w:val="34"/>
  </w:num>
  <w:num w:numId="15" w16cid:durableId="851798979">
    <w:abstractNumId w:val="16"/>
  </w:num>
  <w:num w:numId="16" w16cid:durableId="1155224964">
    <w:abstractNumId w:val="13"/>
  </w:num>
  <w:num w:numId="17" w16cid:durableId="1045640105">
    <w:abstractNumId w:val="8"/>
  </w:num>
  <w:num w:numId="18" w16cid:durableId="45303925">
    <w:abstractNumId w:val="36"/>
  </w:num>
  <w:num w:numId="19" w16cid:durableId="921258164">
    <w:abstractNumId w:val="27"/>
  </w:num>
  <w:num w:numId="20" w16cid:durableId="1705252136">
    <w:abstractNumId w:val="18"/>
  </w:num>
  <w:num w:numId="21" w16cid:durableId="1976401560">
    <w:abstractNumId w:val="20"/>
  </w:num>
  <w:num w:numId="22" w16cid:durableId="1803843724">
    <w:abstractNumId w:val="24"/>
  </w:num>
  <w:num w:numId="23" w16cid:durableId="1524637610">
    <w:abstractNumId w:val="1"/>
  </w:num>
  <w:num w:numId="24" w16cid:durableId="1780834192">
    <w:abstractNumId w:val="22"/>
  </w:num>
  <w:num w:numId="25" w16cid:durableId="294797278">
    <w:abstractNumId w:val="28"/>
  </w:num>
  <w:num w:numId="26" w16cid:durableId="1292174413">
    <w:abstractNumId w:val="10"/>
  </w:num>
  <w:num w:numId="27" w16cid:durableId="265771969">
    <w:abstractNumId w:val="15"/>
  </w:num>
  <w:num w:numId="28" w16cid:durableId="1350765144">
    <w:abstractNumId w:val="32"/>
  </w:num>
  <w:num w:numId="29" w16cid:durableId="1898780348">
    <w:abstractNumId w:val="29"/>
  </w:num>
  <w:num w:numId="30" w16cid:durableId="98065894">
    <w:abstractNumId w:val="9"/>
  </w:num>
  <w:num w:numId="31" w16cid:durableId="893613940">
    <w:abstractNumId w:val="31"/>
  </w:num>
  <w:num w:numId="32" w16cid:durableId="1305965441">
    <w:abstractNumId w:val="25"/>
  </w:num>
  <w:num w:numId="33" w16cid:durableId="875389471">
    <w:abstractNumId w:val="35"/>
  </w:num>
  <w:num w:numId="34" w16cid:durableId="1708676971">
    <w:abstractNumId w:val="26"/>
  </w:num>
  <w:num w:numId="35" w16cid:durableId="2054307025">
    <w:abstractNumId w:val="19"/>
  </w:num>
  <w:num w:numId="36" w16cid:durableId="1774936432">
    <w:abstractNumId w:val="23"/>
  </w:num>
  <w:num w:numId="37" w16cid:durableId="322438035">
    <w:abstractNumId w:val="21"/>
  </w:num>
  <w:num w:numId="38" w16cid:durableId="661159441">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arl Peter Gangoso">
    <w15:presenceInfo w15:providerId="AD" w15:userId="S::earlpeterg@ahbcs.onmicrosoft.com::29d581d2-b8d9-452a-a07e-cefa13701739"/>
  </w15:person>
  <w15:person w15:author="Elsie Lavezaris Dajao">
    <w15:presenceInfo w15:providerId="None" w15:userId="Elsie Lavezaris Dajao"/>
  </w15:person>
  <w15:person w15:author="Earl Peter Gangoso [2]">
    <w15:presenceInfo w15:providerId="AD" w15:userId="S::earl.gangoso@lsu.edu.ph::88807804-9eef-40f7-a5b7-50fd307a0f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zMTI0MzQ2sTA1tDBU0lEKTi0uzszPAykwtqwFAOBd5y4tAAAA"/>
  </w:docVars>
  <w:rsids>
    <w:rsidRoot w:val="00270B82"/>
    <w:rsid w:val="00001B20"/>
    <w:rsid w:val="00007D0F"/>
    <w:rsid w:val="000124C1"/>
    <w:rsid w:val="000131CD"/>
    <w:rsid w:val="000133D6"/>
    <w:rsid w:val="0001417B"/>
    <w:rsid w:val="0001666A"/>
    <w:rsid w:val="0001685F"/>
    <w:rsid w:val="00017158"/>
    <w:rsid w:val="000171A7"/>
    <w:rsid w:val="00023666"/>
    <w:rsid w:val="00031728"/>
    <w:rsid w:val="000340FD"/>
    <w:rsid w:val="00034159"/>
    <w:rsid w:val="0003459E"/>
    <w:rsid w:val="00037E25"/>
    <w:rsid w:val="00040517"/>
    <w:rsid w:val="000473F8"/>
    <w:rsid w:val="00047CB1"/>
    <w:rsid w:val="000518CD"/>
    <w:rsid w:val="000531D0"/>
    <w:rsid w:val="00054915"/>
    <w:rsid w:val="00054ED4"/>
    <w:rsid w:val="00055EF8"/>
    <w:rsid w:val="00062138"/>
    <w:rsid w:val="000649B8"/>
    <w:rsid w:val="0006510F"/>
    <w:rsid w:val="0006698F"/>
    <w:rsid w:val="000730B8"/>
    <w:rsid w:val="000759CD"/>
    <w:rsid w:val="00077893"/>
    <w:rsid w:val="000820DA"/>
    <w:rsid w:val="00084122"/>
    <w:rsid w:val="000864B9"/>
    <w:rsid w:val="00086798"/>
    <w:rsid w:val="00087892"/>
    <w:rsid w:val="000A3858"/>
    <w:rsid w:val="000A44BC"/>
    <w:rsid w:val="000B3526"/>
    <w:rsid w:val="000B3A6D"/>
    <w:rsid w:val="000C072B"/>
    <w:rsid w:val="000C268B"/>
    <w:rsid w:val="000C3D05"/>
    <w:rsid w:val="000C5C0C"/>
    <w:rsid w:val="000C5DE2"/>
    <w:rsid w:val="000C64EE"/>
    <w:rsid w:val="000C6BEC"/>
    <w:rsid w:val="000D11A3"/>
    <w:rsid w:val="000D7A13"/>
    <w:rsid w:val="000D7C3F"/>
    <w:rsid w:val="000E029E"/>
    <w:rsid w:val="000F273C"/>
    <w:rsid w:val="000F4E17"/>
    <w:rsid w:val="000F77C9"/>
    <w:rsid w:val="0010150C"/>
    <w:rsid w:val="001101D2"/>
    <w:rsid w:val="001112A2"/>
    <w:rsid w:val="001122E9"/>
    <w:rsid w:val="00113922"/>
    <w:rsid w:val="00120474"/>
    <w:rsid w:val="0012188C"/>
    <w:rsid w:val="00122A76"/>
    <w:rsid w:val="001239CA"/>
    <w:rsid w:val="00125CEA"/>
    <w:rsid w:val="00126418"/>
    <w:rsid w:val="00126A57"/>
    <w:rsid w:val="00130F44"/>
    <w:rsid w:val="00137252"/>
    <w:rsid w:val="00141400"/>
    <w:rsid w:val="00142CC8"/>
    <w:rsid w:val="00146EAC"/>
    <w:rsid w:val="0015023C"/>
    <w:rsid w:val="001517D5"/>
    <w:rsid w:val="00152602"/>
    <w:rsid w:val="00152C91"/>
    <w:rsid w:val="00160D56"/>
    <w:rsid w:val="001639B6"/>
    <w:rsid w:val="00171AC9"/>
    <w:rsid w:val="00172DBB"/>
    <w:rsid w:val="00173396"/>
    <w:rsid w:val="001734D5"/>
    <w:rsid w:val="0018254F"/>
    <w:rsid w:val="001860E7"/>
    <w:rsid w:val="001910B7"/>
    <w:rsid w:val="00192A4A"/>
    <w:rsid w:val="001A4F41"/>
    <w:rsid w:val="001A5327"/>
    <w:rsid w:val="001A53A9"/>
    <w:rsid w:val="001A742B"/>
    <w:rsid w:val="001A7A9C"/>
    <w:rsid w:val="001B02B3"/>
    <w:rsid w:val="001B06B8"/>
    <w:rsid w:val="001B28F1"/>
    <w:rsid w:val="001B6A91"/>
    <w:rsid w:val="001C147E"/>
    <w:rsid w:val="001C2568"/>
    <w:rsid w:val="001C5113"/>
    <w:rsid w:val="001D0E2D"/>
    <w:rsid w:val="001D0F6C"/>
    <w:rsid w:val="001D4A3A"/>
    <w:rsid w:val="001D5117"/>
    <w:rsid w:val="001E018F"/>
    <w:rsid w:val="001E03D8"/>
    <w:rsid w:val="001E2A9A"/>
    <w:rsid w:val="001F4FDA"/>
    <w:rsid w:val="002059A0"/>
    <w:rsid w:val="00210429"/>
    <w:rsid w:val="00211D83"/>
    <w:rsid w:val="002145E2"/>
    <w:rsid w:val="00217E05"/>
    <w:rsid w:val="0023442C"/>
    <w:rsid w:val="00242EBC"/>
    <w:rsid w:val="0024604D"/>
    <w:rsid w:val="00251FC7"/>
    <w:rsid w:val="00270B82"/>
    <w:rsid w:val="00272502"/>
    <w:rsid w:val="002742EB"/>
    <w:rsid w:val="00277021"/>
    <w:rsid w:val="0027730C"/>
    <w:rsid w:val="00277C8F"/>
    <w:rsid w:val="002800D0"/>
    <w:rsid w:val="00285DB0"/>
    <w:rsid w:val="0028605A"/>
    <w:rsid w:val="00286A54"/>
    <w:rsid w:val="00292D38"/>
    <w:rsid w:val="00294C10"/>
    <w:rsid w:val="00296801"/>
    <w:rsid w:val="00297CA4"/>
    <w:rsid w:val="002A6701"/>
    <w:rsid w:val="002B0B1A"/>
    <w:rsid w:val="002B0BAF"/>
    <w:rsid w:val="002B17BF"/>
    <w:rsid w:val="002B3761"/>
    <w:rsid w:val="002B7BAF"/>
    <w:rsid w:val="002C0219"/>
    <w:rsid w:val="002C03D9"/>
    <w:rsid w:val="002C5503"/>
    <w:rsid w:val="002D0485"/>
    <w:rsid w:val="002E07D9"/>
    <w:rsid w:val="002E4670"/>
    <w:rsid w:val="002E5337"/>
    <w:rsid w:val="002E76E0"/>
    <w:rsid w:val="002F17B7"/>
    <w:rsid w:val="002F19FC"/>
    <w:rsid w:val="002F62F1"/>
    <w:rsid w:val="002F7D60"/>
    <w:rsid w:val="00305730"/>
    <w:rsid w:val="00306AC2"/>
    <w:rsid w:val="00307D21"/>
    <w:rsid w:val="00310AEE"/>
    <w:rsid w:val="00311926"/>
    <w:rsid w:val="003128E3"/>
    <w:rsid w:val="003131B1"/>
    <w:rsid w:val="00317978"/>
    <w:rsid w:val="00320197"/>
    <w:rsid w:val="00322302"/>
    <w:rsid w:val="00326787"/>
    <w:rsid w:val="0033043F"/>
    <w:rsid w:val="0033768D"/>
    <w:rsid w:val="0034613F"/>
    <w:rsid w:val="003502CB"/>
    <w:rsid w:val="00350BE5"/>
    <w:rsid w:val="003550FF"/>
    <w:rsid w:val="003551F4"/>
    <w:rsid w:val="0035699A"/>
    <w:rsid w:val="00357C66"/>
    <w:rsid w:val="00361BDF"/>
    <w:rsid w:val="00373D23"/>
    <w:rsid w:val="00374CD1"/>
    <w:rsid w:val="00374E7C"/>
    <w:rsid w:val="0037509C"/>
    <w:rsid w:val="003750D8"/>
    <w:rsid w:val="00375520"/>
    <w:rsid w:val="00380143"/>
    <w:rsid w:val="00381C79"/>
    <w:rsid w:val="003824EE"/>
    <w:rsid w:val="00383226"/>
    <w:rsid w:val="003845DD"/>
    <w:rsid w:val="003866DB"/>
    <w:rsid w:val="003965AF"/>
    <w:rsid w:val="00397A4E"/>
    <w:rsid w:val="003A17AC"/>
    <w:rsid w:val="003A308B"/>
    <w:rsid w:val="003A4315"/>
    <w:rsid w:val="003B1EF4"/>
    <w:rsid w:val="003B24BA"/>
    <w:rsid w:val="003B61B3"/>
    <w:rsid w:val="003C1DAF"/>
    <w:rsid w:val="003C2FAF"/>
    <w:rsid w:val="003D1826"/>
    <w:rsid w:val="003D3727"/>
    <w:rsid w:val="003E156C"/>
    <w:rsid w:val="003E4AA5"/>
    <w:rsid w:val="003E5CA0"/>
    <w:rsid w:val="003E7583"/>
    <w:rsid w:val="003F587C"/>
    <w:rsid w:val="00400DBC"/>
    <w:rsid w:val="0040574E"/>
    <w:rsid w:val="00406549"/>
    <w:rsid w:val="004130C2"/>
    <w:rsid w:val="00413B49"/>
    <w:rsid w:val="0042042F"/>
    <w:rsid w:val="0042391E"/>
    <w:rsid w:val="00425005"/>
    <w:rsid w:val="00443540"/>
    <w:rsid w:val="00443924"/>
    <w:rsid w:val="00452B69"/>
    <w:rsid w:val="00454051"/>
    <w:rsid w:val="004577BB"/>
    <w:rsid w:val="00460A46"/>
    <w:rsid w:val="00462E2C"/>
    <w:rsid w:val="004644A1"/>
    <w:rsid w:val="00464F59"/>
    <w:rsid w:val="00465142"/>
    <w:rsid w:val="00466D71"/>
    <w:rsid w:val="004723F4"/>
    <w:rsid w:val="004850AD"/>
    <w:rsid w:val="0049024E"/>
    <w:rsid w:val="00492108"/>
    <w:rsid w:val="004925B2"/>
    <w:rsid w:val="00495007"/>
    <w:rsid w:val="00497514"/>
    <w:rsid w:val="004A0708"/>
    <w:rsid w:val="004A26EF"/>
    <w:rsid w:val="004A46E8"/>
    <w:rsid w:val="004A5A2D"/>
    <w:rsid w:val="004B1CDF"/>
    <w:rsid w:val="004B55C6"/>
    <w:rsid w:val="004B7CD0"/>
    <w:rsid w:val="004C247E"/>
    <w:rsid w:val="004C2D6C"/>
    <w:rsid w:val="004D324C"/>
    <w:rsid w:val="004E004F"/>
    <w:rsid w:val="004E1CE2"/>
    <w:rsid w:val="004E2614"/>
    <w:rsid w:val="004E420E"/>
    <w:rsid w:val="004F0C75"/>
    <w:rsid w:val="004F1B1A"/>
    <w:rsid w:val="004F2050"/>
    <w:rsid w:val="004F2BFF"/>
    <w:rsid w:val="004F6C5E"/>
    <w:rsid w:val="004F7F02"/>
    <w:rsid w:val="00500483"/>
    <w:rsid w:val="00505B4D"/>
    <w:rsid w:val="0050733F"/>
    <w:rsid w:val="00510C4A"/>
    <w:rsid w:val="00513630"/>
    <w:rsid w:val="00515902"/>
    <w:rsid w:val="00530CC8"/>
    <w:rsid w:val="00534D92"/>
    <w:rsid w:val="00534FBA"/>
    <w:rsid w:val="00540BDB"/>
    <w:rsid w:val="00547C28"/>
    <w:rsid w:val="00555369"/>
    <w:rsid w:val="00555D92"/>
    <w:rsid w:val="00560013"/>
    <w:rsid w:val="005743C5"/>
    <w:rsid w:val="00574C48"/>
    <w:rsid w:val="00574DAB"/>
    <w:rsid w:val="00581389"/>
    <w:rsid w:val="00586911"/>
    <w:rsid w:val="00595335"/>
    <w:rsid w:val="005955A0"/>
    <w:rsid w:val="005A60A3"/>
    <w:rsid w:val="005B029E"/>
    <w:rsid w:val="005B28E6"/>
    <w:rsid w:val="005B34B7"/>
    <w:rsid w:val="005B38CC"/>
    <w:rsid w:val="005B49AB"/>
    <w:rsid w:val="005B5CED"/>
    <w:rsid w:val="005C0CCC"/>
    <w:rsid w:val="005D0D81"/>
    <w:rsid w:val="005D12DA"/>
    <w:rsid w:val="005D3BB8"/>
    <w:rsid w:val="005D4FAD"/>
    <w:rsid w:val="005D5FF8"/>
    <w:rsid w:val="005D66C3"/>
    <w:rsid w:val="005D73C2"/>
    <w:rsid w:val="005D74E9"/>
    <w:rsid w:val="005E0A2E"/>
    <w:rsid w:val="005E4775"/>
    <w:rsid w:val="005E480C"/>
    <w:rsid w:val="005F5320"/>
    <w:rsid w:val="005F680B"/>
    <w:rsid w:val="005F70BB"/>
    <w:rsid w:val="0060474E"/>
    <w:rsid w:val="00604F52"/>
    <w:rsid w:val="006053BA"/>
    <w:rsid w:val="006054F2"/>
    <w:rsid w:val="00613710"/>
    <w:rsid w:val="006144DB"/>
    <w:rsid w:val="00616C73"/>
    <w:rsid w:val="006200DE"/>
    <w:rsid w:val="00623B5A"/>
    <w:rsid w:val="006241A9"/>
    <w:rsid w:val="006259AA"/>
    <w:rsid w:val="006276DF"/>
    <w:rsid w:val="00627A27"/>
    <w:rsid w:val="00634D17"/>
    <w:rsid w:val="00642A19"/>
    <w:rsid w:val="00643493"/>
    <w:rsid w:val="006440A3"/>
    <w:rsid w:val="00654610"/>
    <w:rsid w:val="00655268"/>
    <w:rsid w:val="0065751C"/>
    <w:rsid w:val="006616FD"/>
    <w:rsid w:val="006629B0"/>
    <w:rsid w:val="0066342F"/>
    <w:rsid w:val="00665D04"/>
    <w:rsid w:val="00666762"/>
    <w:rsid w:val="00667988"/>
    <w:rsid w:val="00667C97"/>
    <w:rsid w:val="00670D48"/>
    <w:rsid w:val="006835E5"/>
    <w:rsid w:val="006839F1"/>
    <w:rsid w:val="00684609"/>
    <w:rsid w:val="00684B4A"/>
    <w:rsid w:val="00685473"/>
    <w:rsid w:val="00692DA4"/>
    <w:rsid w:val="006A6EC8"/>
    <w:rsid w:val="006B5527"/>
    <w:rsid w:val="006B7D84"/>
    <w:rsid w:val="006C0010"/>
    <w:rsid w:val="006C0509"/>
    <w:rsid w:val="006C102D"/>
    <w:rsid w:val="006C17AC"/>
    <w:rsid w:val="006D0364"/>
    <w:rsid w:val="006D1064"/>
    <w:rsid w:val="006D14D8"/>
    <w:rsid w:val="006E2201"/>
    <w:rsid w:val="006E5FF5"/>
    <w:rsid w:val="00703883"/>
    <w:rsid w:val="0070778D"/>
    <w:rsid w:val="00710D81"/>
    <w:rsid w:val="00714D8E"/>
    <w:rsid w:val="00715DAF"/>
    <w:rsid w:val="00717774"/>
    <w:rsid w:val="00720841"/>
    <w:rsid w:val="00723D9C"/>
    <w:rsid w:val="00732058"/>
    <w:rsid w:val="0073636E"/>
    <w:rsid w:val="00742D1E"/>
    <w:rsid w:val="00742F8B"/>
    <w:rsid w:val="00745E39"/>
    <w:rsid w:val="007466BC"/>
    <w:rsid w:val="007474FE"/>
    <w:rsid w:val="00747663"/>
    <w:rsid w:val="00750EDC"/>
    <w:rsid w:val="00751499"/>
    <w:rsid w:val="00760A79"/>
    <w:rsid w:val="007649E5"/>
    <w:rsid w:val="007650B8"/>
    <w:rsid w:val="007668A5"/>
    <w:rsid w:val="00767631"/>
    <w:rsid w:val="00767C4A"/>
    <w:rsid w:val="00767D60"/>
    <w:rsid w:val="00772C2F"/>
    <w:rsid w:val="007810D6"/>
    <w:rsid w:val="007826D2"/>
    <w:rsid w:val="0078359A"/>
    <w:rsid w:val="00783668"/>
    <w:rsid w:val="00787DCD"/>
    <w:rsid w:val="007919EB"/>
    <w:rsid w:val="007A0040"/>
    <w:rsid w:val="007A59A7"/>
    <w:rsid w:val="007A5CCC"/>
    <w:rsid w:val="007A6C20"/>
    <w:rsid w:val="007A7A45"/>
    <w:rsid w:val="007C0913"/>
    <w:rsid w:val="007C51B1"/>
    <w:rsid w:val="007C62B7"/>
    <w:rsid w:val="007D3558"/>
    <w:rsid w:val="007D3845"/>
    <w:rsid w:val="007D4B23"/>
    <w:rsid w:val="007E0AA5"/>
    <w:rsid w:val="007E54C0"/>
    <w:rsid w:val="007F02A1"/>
    <w:rsid w:val="007F1910"/>
    <w:rsid w:val="00800CCE"/>
    <w:rsid w:val="00804798"/>
    <w:rsid w:val="00810A64"/>
    <w:rsid w:val="008263C8"/>
    <w:rsid w:val="00833822"/>
    <w:rsid w:val="00836906"/>
    <w:rsid w:val="00837B64"/>
    <w:rsid w:val="00851624"/>
    <w:rsid w:val="00853C93"/>
    <w:rsid w:val="00854E12"/>
    <w:rsid w:val="008607C4"/>
    <w:rsid w:val="0086209C"/>
    <w:rsid w:val="00864A1A"/>
    <w:rsid w:val="00866778"/>
    <w:rsid w:val="008730D1"/>
    <w:rsid w:val="00875782"/>
    <w:rsid w:val="00875C76"/>
    <w:rsid w:val="00876590"/>
    <w:rsid w:val="00876F57"/>
    <w:rsid w:val="00877E81"/>
    <w:rsid w:val="00890200"/>
    <w:rsid w:val="00892B71"/>
    <w:rsid w:val="00896B68"/>
    <w:rsid w:val="008A1372"/>
    <w:rsid w:val="008A1DE9"/>
    <w:rsid w:val="008A3B26"/>
    <w:rsid w:val="008A4B14"/>
    <w:rsid w:val="008A6A77"/>
    <w:rsid w:val="008B0E59"/>
    <w:rsid w:val="008B551C"/>
    <w:rsid w:val="008B6E1D"/>
    <w:rsid w:val="008B7D74"/>
    <w:rsid w:val="008D042C"/>
    <w:rsid w:val="008D1DDA"/>
    <w:rsid w:val="008D355D"/>
    <w:rsid w:val="008D380C"/>
    <w:rsid w:val="008D3BC5"/>
    <w:rsid w:val="008D7101"/>
    <w:rsid w:val="008E19C4"/>
    <w:rsid w:val="008E36BA"/>
    <w:rsid w:val="008E44DB"/>
    <w:rsid w:val="008E559C"/>
    <w:rsid w:val="008E62B4"/>
    <w:rsid w:val="008F24E5"/>
    <w:rsid w:val="008F7FC5"/>
    <w:rsid w:val="00905A4D"/>
    <w:rsid w:val="00906630"/>
    <w:rsid w:val="009141C6"/>
    <w:rsid w:val="00937012"/>
    <w:rsid w:val="00940CB8"/>
    <w:rsid w:val="00941C6F"/>
    <w:rsid w:val="0094252B"/>
    <w:rsid w:val="00947FF8"/>
    <w:rsid w:val="00950E5E"/>
    <w:rsid w:val="00952C60"/>
    <w:rsid w:val="00957D92"/>
    <w:rsid w:val="00961586"/>
    <w:rsid w:val="00962A86"/>
    <w:rsid w:val="00967633"/>
    <w:rsid w:val="0097403D"/>
    <w:rsid w:val="009741B1"/>
    <w:rsid w:val="00981DE0"/>
    <w:rsid w:val="0098532F"/>
    <w:rsid w:val="00994077"/>
    <w:rsid w:val="009972CE"/>
    <w:rsid w:val="009A24C6"/>
    <w:rsid w:val="009A29E5"/>
    <w:rsid w:val="009A4662"/>
    <w:rsid w:val="009B122E"/>
    <w:rsid w:val="009B3202"/>
    <w:rsid w:val="009B5369"/>
    <w:rsid w:val="009C1A2E"/>
    <w:rsid w:val="009C6649"/>
    <w:rsid w:val="009C7BE5"/>
    <w:rsid w:val="009E1A27"/>
    <w:rsid w:val="009E270A"/>
    <w:rsid w:val="009E5974"/>
    <w:rsid w:val="009F0921"/>
    <w:rsid w:val="009F0C40"/>
    <w:rsid w:val="009F1A75"/>
    <w:rsid w:val="009F4349"/>
    <w:rsid w:val="009F460F"/>
    <w:rsid w:val="009F496A"/>
    <w:rsid w:val="009F5E5A"/>
    <w:rsid w:val="009F7EFF"/>
    <w:rsid w:val="00A034E9"/>
    <w:rsid w:val="00A0446C"/>
    <w:rsid w:val="00A05408"/>
    <w:rsid w:val="00A05D88"/>
    <w:rsid w:val="00A150D2"/>
    <w:rsid w:val="00A15293"/>
    <w:rsid w:val="00A15348"/>
    <w:rsid w:val="00A25BA1"/>
    <w:rsid w:val="00A26754"/>
    <w:rsid w:val="00A27951"/>
    <w:rsid w:val="00A31204"/>
    <w:rsid w:val="00A3638F"/>
    <w:rsid w:val="00A41909"/>
    <w:rsid w:val="00A41F7F"/>
    <w:rsid w:val="00A436B4"/>
    <w:rsid w:val="00A47F40"/>
    <w:rsid w:val="00A517BB"/>
    <w:rsid w:val="00A56A7E"/>
    <w:rsid w:val="00A6229E"/>
    <w:rsid w:val="00A63DC6"/>
    <w:rsid w:val="00A67B1B"/>
    <w:rsid w:val="00A74CF9"/>
    <w:rsid w:val="00A755B3"/>
    <w:rsid w:val="00A76408"/>
    <w:rsid w:val="00A76547"/>
    <w:rsid w:val="00A84AFF"/>
    <w:rsid w:val="00A86139"/>
    <w:rsid w:val="00A87E3F"/>
    <w:rsid w:val="00A903F2"/>
    <w:rsid w:val="00A912A3"/>
    <w:rsid w:val="00A968CA"/>
    <w:rsid w:val="00AA20C3"/>
    <w:rsid w:val="00AA240D"/>
    <w:rsid w:val="00AB47DA"/>
    <w:rsid w:val="00AB545E"/>
    <w:rsid w:val="00AB57B0"/>
    <w:rsid w:val="00AB6208"/>
    <w:rsid w:val="00AC395C"/>
    <w:rsid w:val="00AD2050"/>
    <w:rsid w:val="00AD3075"/>
    <w:rsid w:val="00AD754C"/>
    <w:rsid w:val="00AE0DE8"/>
    <w:rsid w:val="00AE5F76"/>
    <w:rsid w:val="00AE607C"/>
    <w:rsid w:val="00AE6E3F"/>
    <w:rsid w:val="00B0227A"/>
    <w:rsid w:val="00B122BA"/>
    <w:rsid w:val="00B209B0"/>
    <w:rsid w:val="00B23196"/>
    <w:rsid w:val="00B24C94"/>
    <w:rsid w:val="00B35F5A"/>
    <w:rsid w:val="00B36199"/>
    <w:rsid w:val="00B41499"/>
    <w:rsid w:val="00B42CAA"/>
    <w:rsid w:val="00B42D73"/>
    <w:rsid w:val="00B43AE4"/>
    <w:rsid w:val="00B520AC"/>
    <w:rsid w:val="00B565C7"/>
    <w:rsid w:val="00B62D30"/>
    <w:rsid w:val="00B65E95"/>
    <w:rsid w:val="00B71F61"/>
    <w:rsid w:val="00B72B7F"/>
    <w:rsid w:val="00B77F92"/>
    <w:rsid w:val="00B8028B"/>
    <w:rsid w:val="00B8326E"/>
    <w:rsid w:val="00B83724"/>
    <w:rsid w:val="00B863D0"/>
    <w:rsid w:val="00B9143E"/>
    <w:rsid w:val="00B93E65"/>
    <w:rsid w:val="00B950BC"/>
    <w:rsid w:val="00BA2350"/>
    <w:rsid w:val="00BB29F3"/>
    <w:rsid w:val="00BB2C73"/>
    <w:rsid w:val="00BB4B27"/>
    <w:rsid w:val="00BB7C65"/>
    <w:rsid w:val="00BC14E6"/>
    <w:rsid w:val="00BC4F5F"/>
    <w:rsid w:val="00BD1141"/>
    <w:rsid w:val="00BD2BAC"/>
    <w:rsid w:val="00BD3D4F"/>
    <w:rsid w:val="00BE1CEE"/>
    <w:rsid w:val="00BF3271"/>
    <w:rsid w:val="00BF3663"/>
    <w:rsid w:val="00BF71F5"/>
    <w:rsid w:val="00C035E9"/>
    <w:rsid w:val="00C04311"/>
    <w:rsid w:val="00C05BE3"/>
    <w:rsid w:val="00C063BF"/>
    <w:rsid w:val="00C066AF"/>
    <w:rsid w:val="00C0772C"/>
    <w:rsid w:val="00C07A28"/>
    <w:rsid w:val="00C11CA5"/>
    <w:rsid w:val="00C13634"/>
    <w:rsid w:val="00C143E3"/>
    <w:rsid w:val="00C15236"/>
    <w:rsid w:val="00C171FA"/>
    <w:rsid w:val="00C202C3"/>
    <w:rsid w:val="00C27F40"/>
    <w:rsid w:val="00C333D6"/>
    <w:rsid w:val="00C40005"/>
    <w:rsid w:val="00C40C2E"/>
    <w:rsid w:val="00C470EC"/>
    <w:rsid w:val="00C51D57"/>
    <w:rsid w:val="00C531FC"/>
    <w:rsid w:val="00C546BD"/>
    <w:rsid w:val="00C55CCA"/>
    <w:rsid w:val="00C6105E"/>
    <w:rsid w:val="00C63BA2"/>
    <w:rsid w:val="00C65D05"/>
    <w:rsid w:val="00C705AE"/>
    <w:rsid w:val="00C71BBB"/>
    <w:rsid w:val="00C72F05"/>
    <w:rsid w:val="00C759B0"/>
    <w:rsid w:val="00C808EC"/>
    <w:rsid w:val="00C82B4A"/>
    <w:rsid w:val="00C83E59"/>
    <w:rsid w:val="00C844C1"/>
    <w:rsid w:val="00C9071E"/>
    <w:rsid w:val="00C90E60"/>
    <w:rsid w:val="00C93D45"/>
    <w:rsid w:val="00CA43C2"/>
    <w:rsid w:val="00CB03B9"/>
    <w:rsid w:val="00CB29A0"/>
    <w:rsid w:val="00CB6B14"/>
    <w:rsid w:val="00CB6B4A"/>
    <w:rsid w:val="00CC11ED"/>
    <w:rsid w:val="00CC3EA2"/>
    <w:rsid w:val="00CC665E"/>
    <w:rsid w:val="00CD2857"/>
    <w:rsid w:val="00CD2992"/>
    <w:rsid w:val="00CD2C65"/>
    <w:rsid w:val="00CD4524"/>
    <w:rsid w:val="00CD6856"/>
    <w:rsid w:val="00CD6C16"/>
    <w:rsid w:val="00CE14DF"/>
    <w:rsid w:val="00CE2FFC"/>
    <w:rsid w:val="00CE5988"/>
    <w:rsid w:val="00CE67AE"/>
    <w:rsid w:val="00CF04D7"/>
    <w:rsid w:val="00CF0920"/>
    <w:rsid w:val="00CF406E"/>
    <w:rsid w:val="00CF5F7E"/>
    <w:rsid w:val="00D00ECA"/>
    <w:rsid w:val="00D02739"/>
    <w:rsid w:val="00D03B20"/>
    <w:rsid w:val="00D06237"/>
    <w:rsid w:val="00D07F20"/>
    <w:rsid w:val="00D1233F"/>
    <w:rsid w:val="00D129CE"/>
    <w:rsid w:val="00D14323"/>
    <w:rsid w:val="00D173D7"/>
    <w:rsid w:val="00D17EC4"/>
    <w:rsid w:val="00D202AE"/>
    <w:rsid w:val="00D326BA"/>
    <w:rsid w:val="00D3454B"/>
    <w:rsid w:val="00D35D6B"/>
    <w:rsid w:val="00D40E5C"/>
    <w:rsid w:val="00D45C8F"/>
    <w:rsid w:val="00D464F7"/>
    <w:rsid w:val="00D47316"/>
    <w:rsid w:val="00D525B5"/>
    <w:rsid w:val="00D560BE"/>
    <w:rsid w:val="00D611BC"/>
    <w:rsid w:val="00D622E3"/>
    <w:rsid w:val="00D7201F"/>
    <w:rsid w:val="00D7442A"/>
    <w:rsid w:val="00D74C76"/>
    <w:rsid w:val="00D760CE"/>
    <w:rsid w:val="00D774ED"/>
    <w:rsid w:val="00D813A7"/>
    <w:rsid w:val="00D8532E"/>
    <w:rsid w:val="00D92B38"/>
    <w:rsid w:val="00DA22BD"/>
    <w:rsid w:val="00DA2687"/>
    <w:rsid w:val="00DA29A4"/>
    <w:rsid w:val="00DA3233"/>
    <w:rsid w:val="00DA3C5B"/>
    <w:rsid w:val="00DA41D4"/>
    <w:rsid w:val="00DA6272"/>
    <w:rsid w:val="00DA752D"/>
    <w:rsid w:val="00DB1682"/>
    <w:rsid w:val="00DB30B3"/>
    <w:rsid w:val="00DB4D0E"/>
    <w:rsid w:val="00DC1005"/>
    <w:rsid w:val="00DC5785"/>
    <w:rsid w:val="00DC72F8"/>
    <w:rsid w:val="00DC76C6"/>
    <w:rsid w:val="00DD407B"/>
    <w:rsid w:val="00DD5392"/>
    <w:rsid w:val="00DD667C"/>
    <w:rsid w:val="00DE0AAE"/>
    <w:rsid w:val="00DF3375"/>
    <w:rsid w:val="00DF6DE2"/>
    <w:rsid w:val="00E000C7"/>
    <w:rsid w:val="00E0358B"/>
    <w:rsid w:val="00E03B41"/>
    <w:rsid w:val="00E042D0"/>
    <w:rsid w:val="00E05298"/>
    <w:rsid w:val="00E13CD6"/>
    <w:rsid w:val="00E13EAE"/>
    <w:rsid w:val="00E158C5"/>
    <w:rsid w:val="00E15BED"/>
    <w:rsid w:val="00E235FD"/>
    <w:rsid w:val="00E25B20"/>
    <w:rsid w:val="00E36B22"/>
    <w:rsid w:val="00E40A3B"/>
    <w:rsid w:val="00E41CF1"/>
    <w:rsid w:val="00E43C44"/>
    <w:rsid w:val="00E5099F"/>
    <w:rsid w:val="00E57760"/>
    <w:rsid w:val="00E57BE4"/>
    <w:rsid w:val="00E613C9"/>
    <w:rsid w:val="00E64FC7"/>
    <w:rsid w:val="00E70A64"/>
    <w:rsid w:val="00E714A0"/>
    <w:rsid w:val="00E80429"/>
    <w:rsid w:val="00E80B0D"/>
    <w:rsid w:val="00E8628C"/>
    <w:rsid w:val="00E87A3D"/>
    <w:rsid w:val="00E95D46"/>
    <w:rsid w:val="00E97692"/>
    <w:rsid w:val="00EA4AA5"/>
    <w:rsid w:val="00EB0624"/>
    <w:rsid w:val="00EB2334"/>
    <w:rsid w:val="00EB5320"/>
    <w:rsid w:val="00EC2596"/>
    <w:rsid w:val="00EC278F"/>
    <w:rsid w:val="00EC4873"/>
    <w:rsid w:val="00EC4AB7"/>
    <w:rsid w:val="00ED2970"/>
    <w:rsid w:val="00ED603B"/>
    <w:rsid w:val="00ED6BDC"/>
    <w:rsid w:val="00ED6C2E"/>
    <w:rsid w:val="00ED7471"/>
    <w:rsid w:val="00EE0FA1"/>
    <w:rsid w:val="00EE2643"/>
    <w:rsid w:val="00EE43A6"/>
    <w:rsid w:val="00EF46A6"/>
    <w:rsid w:val="00EF65E0"/>
    <w:rsid w:val="00EF67D7"/>
    <w:rsid w:val="00EF6FE1"/>
    <w:rsid w:val="00F00BE1"/>
    <w:rsid w:val="00F02629"/>
    <w:rsid w:val="00F03877"/>
    <w:rsid w:val="00F0654C"/>
    <w:rsid w:val="00F074B9"/>
    <w:rsid w:val="00F077F4"/>
    <w:rsid w:val="00F10DD4"/>
    <w:rsid w:val="00F12449"/>
    <w:rsid w:val="00F15B39"/>
    <w:rsid w:val="00F20169"/>
    <w:rsid w:val="00F430A5"/>
    <w:rsid w:val="00F431EF"/>
    <w:rsid w:val="00F5662F"/>
    <w:rsid w:val="00F575DB"/>
    <w:rsid w:val="00F602F4"/>
    <w:rsid w:val="00F6034A"/>
    <w:rsid w:val="00F639B0"/>
    <w:rsid w:val="00F642A5"/>
    <w:rsid w:val="00F64B72"/>
    <w:rsid w:val="00F75BDC"/>
    <w:rsid w:val="00F76277"/>
    <w:rsid w:val="00F813EB"/>
    <w:rsid w:val="00F8520D"/>
    <w:rsid w:val="00F85A02"/>
    <w:rsid w:val="00F867F2"/>
    <w:rsid w:val="00F86D5C"/>
    <w:rsid w:val="00F86FD3"/>
    <w:rsid w:val="00F8759B"/>
    <w:rsid w:val="00F8779E"/>
    <w:rsid w:val="00FA0191"/>
    <w:rsid w:val="00FA04C3"/>
    <w:rsid w:val="00FA6193"/>
    <w:rsid w:val="00FB2B89"/>
    <w:rsid w:val="00FB37EF"/>
    <w:rsid w:val="00FC0243"/>
    <w:rsid w:val="00FC690A"/>
    <w:rsid w:val="00FD0D89"/>
    <w:rsid w:val="00FD2A28"/>
    <w:rsid w:val="00FD353A"/>
    <w:rsid w:val="00FD6645"/>
    <w:rsid w:val="00FE183A"/>
    <w:rsid w:val="00FE38E0"/>
    <w:rsid w:val="00FF05E9"/>
    <w:rsid w:val="34E36E4B"/>
    <w:rsid w:val="4D855758"/>
    <w:rsid w:val="6487A6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CC451"/>
  <w15:docId w15:val="{55116092-A8D2-4B1E-BE2A-BD53BCACF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PH" w:eastAsia="zh-CN" w:bidi="ar-SA"/>
      </w:rPr>
    </w:rPrDefault>
    <w:pPrDefault>
      <w:pPr>
        <w:spacing w:before="240" w:after="240"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6B4"/>
    <w:pPr>
      <w:contextualSpacing/>
    </w:pPr>
    <w:rPr>
      <w:sz w:val="23"/>
      <w:lang w:val="en-US"/>
    </w:rPr>
  </w:style>
  <w:style w:type="paragraph" w:styleId="Heading1">
    <w:name w:val="heading 1"/>
    <w:basedOn w:val="Normal"/>
    <w:next w:val="Normal"/>
    <w:link w:val="Heading1Char"/>
    <w:uiPriority w:val="9"/>
    <w:qFormat/>
    <w:rsid w:val="00DC5785"/>
    <w:pPr>
      <w:keepNext/>
      <w:spacing w:after="60" w:line="720" w:lineRule="auto"/>
      <w:ind w:firstLine="0"/>
      <w:jc w:val="center"/>
      <w:outlineLvl w:val="0"/>
    </w:pPr>
    <w:rPr>
      <w:bCs/>
    </w:rPr>
  </w:style>
  <w:style w:type="paragraph" w:styleId="Heading2">
    <w:name w:val="heading 2"/>
    <w:basedOn w:val="Normal"/>
    <w:next w:val="Normal"/>
    <w:link w:val="Heading2Char"/>
    <w:uiPriority w:val="9"/>
    <w:unhideWhenUsed/>
    <w:qFormat/>
    <w:pPr>
      <w:keepNext/>
      <w:spacing w:after="60"/>
      <w:ind w:firstLine="0"/>
      <w:outlineLvl w:val="1"/>
    </w:pPr>
    <w:rPr>
      <w:b/>
    </w:rPr>
  </w:style>
  <w:style w:type="paragraph" w:styleId="Heading3">
    <w:name w:val="heading 3"/>
    <w:basedOn w:val="Normal"/>
    <w:next w:val="Normal"/>
    <w:uiPriority w:val="9"/>
    <w:unhideWhenUsed/>
    <w:qFormat/>
    <w:pPr>
      <w:keepNext/>
      <w:spacing w:after="60"/>
      <w:ind w:firstLine="0"/>
      <w:outlineLvl w:val="2"/>
    </w:pPr>
    <w:rPr>
      <w:b/>
      <w:i/>
    </w:rPr>
  </w:style>
  <w:style w:type="paragraph" w:styleId="Heading4">
    <w:name w:val="heading 4"/>
    <w:basedOn w:val="Normal"/>
    <w:next w:val="Normal"/>
    <w:uiPriority w:val="9"/>
    <w:semiHidden/>
    <w:unhideWhenUsed/>
    <w:qFormat/>
    <w:rsid w:val="002B7BAF"/>
    <w:pPr>
      <w:keepNext/>
      <w:spacing w:after="60"/>
      <w:outlineLvl w:val="3"/>
    </w:pPr>
    <w:rPr>
      <w:rFonts w:eastAsia="Calibri" w:cs="Calibri"/>
      <w:i/>
      <w:szCs w:val="28"/>
    </w:rPr>
  </w:style>
  <w:style w:type="paragraph" w:styleId="Heading5">
    <w:name w:val="heading 5"/>
    <w:basedOn w:val="Normal"/>
    <w:next w:val="Normal"/>
    <w:uiPriority w:val="9"/>
    <w:semiHidden/>
    <w:unhideWhenUsed/>
    <w:qFormat/>
    <w:pPr>
      <w:spacing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2B7BAF"/>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2B7BAF"/>
    <w:rPr>
      <w:color w:val="808080"/>
    </w:rPr>
  </w:style>
  <w:style w:type="paragraph" w:styleId="NoSpacing">
    <w:name w:val="No Spacing"/>
    <w:basedOn w:val="Normal"/>
    <w:uiPriority w:val="1"/>
    <w:qFormat/>
    <w:rsid w:val="003866DB"/>
    <w:pPr>
      <w:spacing w:before="0" w:after="0"/>
      <w:ind w:firstLine="0"/>
      <w:jc w:val="left"/>
    </w:pPr>
  </w:style>
  <w:style w:type="character" w:styleId="SubtleEmphasis">
    <w:name w:val="Subtle Emphasis"/>
    <w:basedOn w:val="DefaultParagraphFont"/>
    <w:uiPriority w:val="19"/>
    <w:qFormat/>
    <w:rsid w:val="003866DB"/>
    <w:rPr>
      <w:i/>
      <w:iCs/>
      <w:color w:val="404040" w:themeColor="text1" w:themeTint="BF"/>
    </w:rPr>
  </w:style>
  <w:style w:type="paragraph" w:styleId="ListParagraph">
    <w:name w:val="List Paragraph"/>
    <w:basedOn w:val="Normal"/>
    <w:uiPriority w:val="34"/>
    <w:qFormat/>
    <w:rsid w:val="00DC5785"/>
    <w:pPr>
      <w:ind w:left="720" w:firstLine="0"/>
      <w:jc w:val="left"/>
    </w:pPr>
    <w:rPr>
      <w:lang w:eastAsia="en-US"/>
    </w:rPr>
  </w:style>
  <w:style w:type="paragraph" w:styleId="Header">
    <w:name w:val="header"/>
    <w:basedOn w:val="Normal"/>
    <w:link w:val="HeaderChar"/>
    <w:uiPriority w:val="99"/>
    <w:unhideWhenUsed/>
    <w:rsid w:val="003866D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66DB"/>
  </w:style>
  <w:style w:type="paragraph" w:styleId="Footer">
    <w:name w:val="footer"/>
    <w:basedOn w:val="Normal"/>
    <w:link w:val="FooterChar"/>
    <w:uiPriority w:val="99"/>
    <w:unhideWhenUsed/>
    <w:rsid w:val="003866D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66DB"/>
  </w:style>
  <w:style w:type="character" w:styleId="Hyperlink">
    <w:name w:val="Hyperlink"/>
    <w:basedOn w:val="DefaultParagraphFont"/>
    <w:uiPriority w:val="99"/>
    <w:unhideWhenUsed/>
    <w:rsid w:val="00C40005"/>
    <w:rPr>
      <w:color w:val="0000FF" w:themeColor="hyperlink"/>
      <w:u w:val="single"/>
    </w:rPr>
  </w:style>
  <w:style w:type="character" w:styleId="UnresolvedMention">
    <w:name w:val="Unresolved Mention"/>
    <w:basedOn w:val="DefaultParagraphFont"/>
    <w:uiPriority w:val="99"/>
    <w:semiHidden/>
    <w:unhideWhenUsed/>
    <w:rsid w:val="00C40005"/>
    <w:rPr>
      <w:color w:val="605E5C"/>
      <w:shd w:val="clear" w:color="auto" w:fill="E1DFDD"/>
    </w:rPr>
  </w:style>
  <w:style w:type="paragraph" w:styleId="NormalWeb">
    <w:name w:val="Normal (Web)"/>
    <w:basedOn w:val="Normal"/>
    <w:uiPriority w:val="99"/>
    <w:unhideWhenUsed/>
    <w:rsid w:val="000C5C0C"/>
    <w:pPr>
      <w:spacing w:before="100" w:beforeAutospacing="1" w:after="100" w:afterAutospacing="1" w:line="240" w:lineRule="auto"/>
      <w:ind w:firstLine="0"/>
      <w:jc w:val="left"/>
    </w:pPr>
  </w:style>
  <w:style w:type="character" w:customStyle="1" w:styleId="Heading1Char">
    <w:name w:val="Heading 1 Char"/>
    <w:basedOn w:val="DefaultParagraphFont"/>
    <w:link w:val="Heading1"/>
    <w:uiPriority w:val="9"/>
    <w:rsid w:val="00DC5785"/>
    <w:rPr>
      <w:bCs/>
      <w:sz w:val="23"/>
    </w:rPr>
  </w:style>
  <w:style w:type="paragraph" w:styleId="TOC1">
    <w:name w:val="toc 1"/>
    <w:basedOn w:val="Normal"/>
    <w:next w:val="Normal"/>
    <w:autoRedefine/>
    <w:uiPriority w:val="39"/>
    <w:unhideWhenUsed/>
    <w:rsid w:val="00CF5F7E"/>
    <w:pPr>
      <w:tabs>
        <w:tab w:val="right" w:pos="8630"/>
      </w:tabs>
      <w:spacing w:before="0" w:after="100"/>
      <w:ind w:firstLine="0"/>
    </w:pPr>
  </w:style>
  <w:style w:type="paragraph" w:styleId="TOC2">
    <w:name w:val="toc 2"/>
    <w:basedOn w:val="Normal"/>
    <w:next w:val="Normal"/>
    <w:autoRedefine/>
    <w:uiPriority w:val="39"/>
    <w:unhideWhenUsed/>
    <w:rsid w:val="00CF5F7E"/>
    <w:pPr>
      <w:spacing w:after="100"/>
      <w:ind w:left="240"/>
    </w:pPr>
  </w:style>
  <w:style w:type="paragraph" w:styleId="Date">
    <w:name w:val="Date"/>
    <w:basedOn w:val="Normal"/>
    <w:next w:val="Normal"/>
    <w:link w:val="DateChar"/>
    <w:uiPriority w:val="99"/>
    <w:semiHidden/>
    <w:unhideWhenUsed/>
    <w:rsid w:val="00142CC8"/>
  </w:style>
  <w:style w:type="character" w:customStyle="1" w:styleId="DateChar">
    <w:name w:val="Date Char"/>
    <w:basedOn w:val="DefaultParagraphFont"/>
    <w:link w:val="Date"/>
    <w:uiPriority w:val="99"/>
    <w:semiHidden/>
    <w:rsid w:val="00142CC8"/>
    <w:rPr>
      <w:sz w:val="23"/>
    </w:rPr>
  </w:style>
  <w:style w:type="character" w:customStyle="1" w:styleId="apple-tab-span">
    <w:name w:val="apple-tab-span"/>
    <w:basedOn w:val="DefaultParagraphFont"/>
    <w:rsid w:val="00C035E9"/>
  </w:style>
  <w:style w:type="paragraph" w:styleId="Caption">
    <w:name w:val="caption"/>
    <w:basedOn w:val="Normal"/>
    <w:next w:val="Normal"/>
    <w:uiPriority w:val="35"/>
    <w:unhideWhenUsed/>
    <w:qFormat/>
    <w:rsid w:val="004F2050"/>
    <w:pPr>
      <w:spacing w:before="0"/>
      <w:ind w:firstLine="0"/>
      <w:jc w:val="left"/>
    </w:pPr>
    <w:rPr>
      <w:b/>
      <w:bCs/>
      <w:iCs/>
      <w:szCs w:val="18"/>
    </w:rPr>
  </w:style>
  <w:style w:type="table" w:styleId="TableGrid">
    <w:name w:val="Table Grid"/>
    <w:basedOn w:val="TableNormal"/>
    <w:uiPriority w:val="39"/>
    <w:rsid w:val="007474F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474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7474FE"/>
    <w:pPr>
      <w:spacing w:after="0"/>
    </w:pPr>
  </w:style>
  <w:style w:type="character" w:customStyle="1" w:styleId="Heading2Char">
    <w:name w:val="Heading 2 Char"/>
    <w:basedOn w:val="DefaultParagraphFont"/>
    <w:link w:val="Heading2"/>
    <w:uiPriority w:val="9"/>
    <w:rsid w:val="00497514"/>
    <w:rPr>
      <w:b/>
      <w:sz w:val="23"/>
    </w:rPr>
  </w:style>
  <w:style w:type="character" w:styleId="CommentReference">
    <w:name w:val="annotation reference"/>
    <w:basedOn w:val="DefaultParagraphFont"/>
    <w:uiPriority w:val="99"/>
    <w:semiHidden/>
    <w:unhideWhenUsed/>
    <w:rsid w:val="00270B82"/>
    <w:rPr>
      <w:sz w:val="16"/>
      <w:szCs w:val="16"/>
    </w:rPr>
  </w:style>
  <w:style w:type="paragraph" w:styleId="CommentText">
    <w:name w:val="annotation text"/>
    <w:basedOn w:val="Normal"/>
    <w:link w:val="CommentTextChar"/>
    <w:uiPriority w:val="99"/>
    <w:unhideWhenUsed/>
    <w:rsid w:val="00270B82"/>
    <w:pPr>
      <w:spacing w:line="240" w:lineRule="auto"/>
    </w:pPr>
    <w:rPr>
      <w:sz w:val="20"/>
      <w:szCs w:val="20"/>
    </w:rPr>
  </w:style>
  <w:style w:type="character" w:customStyle="1" w:styleId="CommentTextChar">
    <w:name w:val="Comment Text Char"/>
    <w:basedOn w:val="DefaultParagraphFont"/>
    <w:link w:val="CommentText"/>
    <w:uiPriority w:val="99"/>
    <w:rsid w:val="00270B82"/>
    <w:rPr>
      <w:sz w:val="20"/>
      <w:szCs w:val="20"/>
    </w:rPr>
  </w:style>
  <w:style w:type="paragraph" w:styleId="CommentSubject">
    <w:name w:val="annotation subject"/>
    <w:basedOn w:val="CommentText"/>
    <w:next w:val="CommentText"/>
    <w:link w:val="CommentSubjectChar"/>
    <w:uiPriority w:val="99"/>
    <w:semiHidden/>
    <w:unhideWhenUsed/>
    <w:rsid w:val="00270B82"/>
    <w:rPr>
      <w:b/>
      <w:bCs/>
    </w:rPr>
  </w:style>
  <w:style w:type="character" w:customStyle="1" w:styleId="CommentSubjectChar">
    <w:name w:val="Comment Subject Char"/>
    <w:basedOn w:val="CommentTextChar"/>
    <w:link w:val="CommentSubject"/>
    <w:uiPriority w:val="99"/>
    <w:semiHidden/>
    <w:rsid w:val="00270B82"/>
    <w:rPr>
      <w:b/>
      <w:bCs/>
      <w:sz w:val="20"/>
      <w:szCs w:val="20"/>
    </w:rPr>
  </w:style>
  <w:style w:type="paragraph" w:customStyle="1" w:styleId="paragraph">
    <w:name w:val="paragraph"/>
    <w:basedOn w:val="Normal"/>
    <w:rsid w:val="00E13CD6"/>
    <w:pPr>
      <w:spacing w:before="100" w:beforeAutospacing="1" w:after="100" w:afterAutospacing="1" w:line="240" w:lineRule="auto"/>
      <w:ind w:firstLine="0"/>
      <w:contextualSpacing w:val="0"/>
      <w:jc w:val="left"/>
    </w:pPr>
    <w:rPr>
      <w:sz w:val="24"/>
      <w:lang w:eastAsia="en-PH"/>
    </w:rPr>
  </w:style>
  <w:style w:type="character" w:customStyle="1" w:styleId="normaltextrun">
    <w:name w:val="normaltextrun"/>
    <w:basedOn w:val="DefaultParagraphFont"/>
    <w:rsid w:val="00E13CD6"/>
  </w:style>
  <w:style w:type="character" w:customStyle="1" w:styleId="eop">
    <w:name w:val="eop"/>
    <w:basedOn w:val="DefaultParagraphFont"/>
    <w:rsid w:val="00E13CD6"/>
  </w:style>
  <w:style w:type="paragraph" w:styleId="TOC3">
    <w:name w:val="toc 3"/>
    <w:basedOn w:val="Normal"/>
    <w:next w:val="Normal"/>
    <w:autoRedefine/>
    <w:uiPriority w:val="39"/>
    <w:unhideWhenUsed/>
    <w:rsid w:val="00211D83"/>
    <w:pPr>
      <w:spacing w:after="100"/>
      <w:ind w:left="460"/>
    </w:pPr>
  </w:style>
  <w:style w:type="paragraph" w:styleId="Revision">
    <w:name w:val="Revision"/>
    <w:hidden/>
    <w:uiPriority w:val="99"/>
    <w:semiHidden/>
    <w:rsid w:val="00492108"/>
    <w:pPr>
      <w:spacing w:before="0" w:after="0" w:line="240" w:lineRule="auto"/>
      <w:ind w:firstLine="0"/>
      <w:jc w:val="left"/>
    </w:pPr>
    <w:rPr>
      <w:sz w:val="23"/>
    </w:rPr>
  </w:style>
  <w:style w:type="character" w:styleId="FollowedHyperlink">
    <w:name w:val="FollowedHyperlink"/>
    <w:basedOn w:val="DefaultParagraphFont"/>
    <w:uiPriority w:val="99"/>
    <w:semiHidden/>
    <w:unhideWhenUsed/>
    <w:rsid w:val="00A968CA"/>
    <w:rPr>
      <w:color w:val="800080" w:themeColor="followedHyperlink"/>
      <w:u w:val="single"/>
    </w:rPr>
  </w:style>
  <w:style w:type="table" w:styleId="PlainTable1">
    <w:name w:val="Plain Table 1"/>
    <w:basedOn w:val="TableNormal"/>
    <w:uiPriority w:val="41"/>
    <w:rsid w:val="000171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01715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7514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4613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0B352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5067">
      <w:bodyDiv w:val="1"/>
      <w:marLeft w:val="0"/>
      <w:marRight w:val="0"/>
      <w:marTop w:val="0"/>
      <w:marBottom w:val="0"/>
      <w:divBdr>
        <w:top w:val="none" w:sz="0" w:space="0" w:color="auto"/>
        <w:left w:val="none" w:sz="0" w:space="0" w:color="auto"/>
        <w:bottom w:val="none" w:sz="0" w:space="0" w:color="auto"/>
        <w:right w:val="none" w:sz="0" w:space="0" w:color="auto"/>
      </w:divBdr>
    </w:div>
    <w:div w:id="33701649">
      <w:bodyDiv w:val="1"/>
      <w:marLeft w:val="0"/>
      <w:marRight w:val="0"/>
      <w:marTop w:val="0"/>
      <w:marBottom w:val="0"/>
      <w:divBdr>
        <w:top w:val="none" w:sz="0" w:space="0" w:color="auto"/>
        <w:left w:val="none" w:sz="0" w:space="0" w:color="auto"/>
        <w:bottom w:val="none" w:sz="0" w:space="0" w:color="auto"/>
        <w:right w:val="none" w:sz="0" w:space="0" w:color="auto"/>
      </w:divBdr>
    </w:div>
    <w:div w:id="35548496">
      <w:bodyDiv w:val="1"/>
      <w:marLeft w:val="0"/>
      <w:marRight w:val="0"/>
      <w:marTop w:val="0"/>
      <w:marBottom w:val="0"/>
      <w:divBdr>
        <w:top w:val="none" w:sz="0" w:space="0" w:color="auto"/>
        <w:left w:val="none" w:sz="0" w:space="0" w:color="auto"/>
        <w:bottom w:val="none" w:sz="0" w:space="0" w:color="auto"/>
        <w:right w:val="none" w:sz="0" w:space="0" w:color="auto"/>
      </w:divBdr>
    </w:div>
    <w:div w:id="50270880">
      <w:bodyDiv w:val="1"/>
      <w:marLeft w:val="0"/>
      <w:marRight w:val="0"/>
      <w:marTop w:val="0"/>
      <w:marBottom w:val="0"/>
      <w:divBdr>
        <w:top w:val="none" w:sz="0" w:space="0" w:color="auto"/>
        <w:left w:val="none" w:sz="0" w:space="0" w:color="auto"/>
        <w:bottom w:val="none" w:sz="0" w:space="0" w:color="auto"/>
        <w:right w:val="none" w:sz="0" w:space="0" w:color="auto"/>
      </w:divBdr>
    </w:div>
    <w:div w:id="123013360">
      <w:bodyDiv w:val="1"/>
      <w:marLeft w:val="0"/>
      <w:marRight w:val="0"/>
      <w:marTop w:val="0"/>
      <w:marBottom w:val="0"/>
      <w:divBdr>
        <w:top w:val="none" w:sz="0" w:space="0" w:color="auto"/>
        <w:left w:val="none" w:sz="0" w:space="0" w:color="auto"/>
        <w:bottom w:val="none" w:sz="0" w:space="0" w:color="auto"/>
        <w:right w:val="none" w:sz="0" w:space="0" w:color="auto"/>
      </w:divBdr>
      <w:divsChild>
        <w:div w:id="1114011019">
          <w:marLeft w:val="0"/>
          <w:marRight w:val="0"/>
          <w:marTop w:val="0"/>
          <w:marBottom w:val="0"/>
          <w:divBdr>
            <w:top w:val="none" w:sz="0" w:space="0" w:color="auto"/>
            <w:left w:val="none" w:sz="0" w:space="0" w:color="auto"/>
            <w:bottom w:val="none" w:sz="0" w:space="0" w:color="auto"/>
            <w:right w:val="none" w:sz="0" w:space="0" w:color="auto"/>
          </w:divBdr>
          <w:divsChild>
            <w:div w:id="11637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962">
      <w:bodyDiv w:val="1"/>
      <w:marLeft w:val="0"/>
      <w:marRight w:val="0"/>
      <w:marTop w:val="0"/>
      <w:marBottom w:val="0"/>
      <w:divBdr>
        <w:top w:val="none" w:sz="0" w:space="0" w:color="auto"/>
        <w:left w:val="none" w:sz="0" w:space="0" w:color="auto"/>
        <w:bottom w:val="none" w:sz="0" w:space="0" w:color="auto"/>
        <w:right w:val="none" w:sz="0" w:space="0" w:color="auto"/>
      </w:divBdr>
    </w:div>
    <w:div w:id="177549440">
      <w:bodyDiv w:val="1"/>
      <w:marLeft w:val="0"/>
      <w:marRight w:val="0"/>
      <w:marTop w:val="0"/>
      <w:marBottom w:val="0"/>
      <w:divBdr>
        <w:top w:val="none" w:sz="0" w:space="0" w:color="auto"/>
        <w:left w:val="none" w:sz="0" w:space="0" w:color="auto"/>
        <w:bottom w:val="none" w:sz="0" w:space="0" w:color="auto"/>
        <w:right w:val="none" w:sz="0" w:space="0" w:color="auto"/>
      </w:divBdr>
    </w:div>
    <w:div w:id="205412272">
      <w:bodyDiv w:val="1"/>
      <w:marLeft w:val="0"/>
      <w:marRight w:val="0"/>
      <w:marTop w:val="0"/>
      <w:marBottom w:val="0"/>
      <w:divBdr>
        <w:top w:val="none" w:sz="0" w:space="0" w:color="auto"/>
        <w:left w:val="none" w:sz="0" w:space="0" w:color="auto"/>
        <w:bottom w:val="none" w:sz="0" w:space="0" w:color="auto"/>
        <w:right w:val="none" w:sz="0" w:space="0" w:color="auto"/>
      </w:divBdr>
      <w:divsChild>
        <w:div w:id="1297219914">
          <w:marLeft w:val="0"/>
          <w:marRight w:val="0"/>
          <w:marTop w:val="0"/>
          <w:marBottom w:val="0"/>
          <w:divBdr>
            <w:top w:val="none" w:sz="0" w:space="0" w:color="auto"/>
            <w:left w:val="none" w:sz="0" w:space="0" w:color="auto"/>
            <w:bottom w:val="none" w:sz="0" w:space="0" w:color="auto"/>
            <w:right w:val="none" w:sz="0" w:space="0" w:color="auto"/>
          </w:divBdr>
          <w:divsChild>
            <w:div w:id="15973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5597">
      <w:bodyDiv w:val="1"/>
      <w:marLeft w:val="0"/>
      <w:marRight w:val="0"/>
      <w:marTop w:val="0"/>
      <w:marBottom w:val="0"/>
      <w:divBdr>
        <w:top w:val="none" w:sz="0" w:space="0" w:color="auto"/>
        <w:left w:val="none" w:sz="0" w:space="0" w:color="auto"/>
        <w:bottom w:val="none" w:sz="0" w:space="0" w:color="auto"/>
        <w:right w:val="none" w:sz="0" w:space="0" w:color="auto"/>
      </w:divBdr>
    </w:div>
    <w:div w:id="219096651">
      <w:bodyDiv w:val="1"/>
      <w:marLeft w:val="0"/>
      <w:marRight w:val="0"/>
      <w:marTop w:val="0"/>
      <w:marBottom w:val="0"/>
      <w:divBdr>
        <w:top w:val="none" w:sz="0" w:space="0" w:color="auto"/>
        <w:left w:val="none" w:sz="0" w:space="0" w:color="auto"/>
        <w:bottom w:val="none" w:sz="0" w:space="0" w:color="auto"/>
        <w:right w:val="none" w:sz="0" w:space="0" w:color="auto"/>
      </w:divBdr>
    </w:div>
    <w:div w:id="231044310">
      <w:bodyDiv w:val="1"/>
      <w:marLeft w:val="0"/>
      <w:marRight w:val="0"/>
      <w:marTop w:val="0"/>
      <w:marBottom w:val="0"/>
      <w:divBdr>
        <w:top w:val="none" w:sz="0" w:space="0" w:color="auto"/>
        <w:left w:val="none" w:sz="0" w:space="0" w:color="auto"/>
        <w:bottom w:val="none" w:sz="0" w:space="0" w:color="auto"/>
        <w:right w:val="none" w:sz="0" w:space="0" w:color="auto"/>
      </w:divBdr>
    </w:div>
    <w:div w:id="252707124">
      <w:bodyDiv w:val="1"/>
      <w:marLeft w:val="0"/>
      <w:marRight w:val="0"/>
      <w:marTop w:val="0"/>
      <w:marBottom w:val="0"/>
      <w:divBdr>
        <w:top w:val="none" w:sz="0" w:space="0" w:color="auto"/>
        <w:left w:val="none" w:sz="0" w:space="0" w:color="auto"/>
        <w:bottom w:val="none" w:sz="0" w:space="0" w:color="auto"/>
        <w:right w:val="none" w:sz="0" w:space="0" w:color="auto"/>
      </w:divBdr>
    </w:div>
    <w:div w:id="253783713">
      <w:bodyDiv w:val="1"/>
      <w:marLeft w:val="0"/>
      <w:marRight w:val="0"/>
      <w:marTop w:val="0"/>
      <w:marBottom w:val="0"/>
      <w:divBdr>
        <w:top w:val="none" w:sz="0" w:space="0" w:color="auto"/>
        <w:left w:val="none" w:sz="0" w:space="0" w:color="auto"/>
        <w:bottom w:val="none" w:sz="0" w:space="0" w:color="auto"/>
        <w:right w:val="none" w:sz="0" w:space="0" w:color="auto"/>
      </w:divBdr>
      <w:divsChild>
        <w:div w:id="1169980362">
          <w:marLeft w:val="0"/>
          <w:marRight w:val="0"/>
          <w:marTop w:val="0"/>
          <w:marBottom w:val="0"/>
          <w:divBdr>
            <w:top w:val="none" w:sz="0" w:space="0" w:color="auto"/>
            <w:left w:val="none" w:sz="0" w:space="0" w:color="auto"/>
            <w:bottom w:val="none" w:sz="0" w:space="0" w:color="auto"/>
            <w:right w:val="none" w:sz="0" w:space="0" w:color="auto"/>
          </w:divBdr>
          <w:divsChild>
            <w:div w:id="98239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96333">
      <w:bodyDiv w:val="1"/>
      <w:marLeft w:val="0"/>
      <w:marRight w:val="0"/>
      <w:marTop w:val="0"/>
      <w:marBottom w:val="0"/>
      <w:divBdr>
        <w:top w:val="none" w:sz="0" w:space="0" w:color="auto"/>
        <w:left w:val="none" w:sz="0" w:space="0" w:color="auto"/>
        <w:bottom w:val="none" w:sz="0" w:space="0" w:color="auto"/>
        <w:right w:val="none" w:sz="0" w:space="0" w:color="auto"/>
      </w:divBdr>
      <w:divsChild>
        <w:div w:id="1113475311">
          <w:marLeft w:val="0"/>
          <w:marRight w:val="0"/>
          <w:marTop w:val="0"/>
          <w:marBottom w:val="0"/>
          <w:divBdr>
            <w:top w:val="none" w:sz="0" w:space="0" w:color="auto"/>
            <w:left w:val="none" w:sz="0" w:space="0" w:color="auto"/>
            <w:bottom w:val="none" w:sz="0" w:space="0" w:color="auto"/>
            <w:right w:val="none" w:sz="0" w:space="0" w:color="auto"/>
          </w:divBdr>
          <w:divsChild>
            <w:div w:id="68027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8451">
      <w:bodyDiv w:val="1"/>
      <w:marLeft w:val="0"/>
      <w:marRight w:val="0"/>
      <w:marTop w:val="0"/>
      <w:marBottom w:val="0"/>
      <w:divBdr>
        <w:top w:val="none" w:sz="0" w:space="0" w:color="auto"/>
        <w:left w:val="none" w:sz="0" w:space="0" w:color="auto"/>
        <w:bottom w:val="none" w:sz="0" w:space="0" w:color="auto"/>
        <w:right w:val="none" w:sz="0" w:space="0" w:color="auto"/>
      </w:divBdr>
    </w:div>
    <w:div w:id="258367766">
      <w:bodyDiv w:val="1"/>
      <w:marLeft w:val="0"/>
      <w:marRight w:val="0"/>
      <w:marTop w:val="0"/>
      <w:marBottom w:val="0"/>
      <w:divBdr>
        <w:top w:val="none" w:sz="0" w:space="0" w:color="auto"/>
        <w:left w:val="none" w:sz="0" w:space="0" w:color="auto"/>
        <w:bottom w:val="none" w:sz="0" w:space="0" w:color="auto"/>
        <w:right w:val="none" w:sz="0" w:space="0" w:color="auto"/>
      </w:divBdr>
    </w:div>
    <w:div w:id="263540103">
      <w:bodyDiv w:val="1"/>
      <w:marLeft w:val="0"/>
      <w:marRight w:val="0"/>
      <w:marTop w:val="0"/>
      <w:marBottom w:val="0"/>
      <w:divBdr>
        <w:top w:val="none" w:sz="0" w:space="0" w:color="auto"/>
        <w:left w:val="none" w:sz="0" w:space="0" w:color="auto"/>
        <w:bottom w:val="none" w:sz="0" w:space="0" w:color="auto"/>
        <w:right w:val="none" w:sz="0" w:space="0" w:color="auto"/>
      </w:divBdr>
    </w:div>
    <w:div w:id="275912532">
      <w:bodyDiv w:val="1"/>
      <w:marLeft w:val="0"/>
      <w:marRight w:val="0"/>
      <w:marTop w:val="0"/>
      <w:marBottom w:val="0"/>
      <w:divBdr>
        <w:top w:val="none" w:sz="0" w:space="0" w:color="auto"/>
        <w:left w:val="none" w:sz="0" w:space="0" w:color="auto"/>
        <w:bottom w:val="none" w:sz="0" w:space="0" w:color="auto"/>
        <w:right w:val="none" w:sz="0" w:space="0" w:color="auto"/>
      </w:divBdr>
    </w:div>
    <w:div w:id="283968902">
      <w:bodyDiv w:val="1"/>
      <w:marLeft w:val="0"/>
      <w:marRight w:val="0"/>
      <w:marTop w:val="0"/>
      <w:marBottom w:val="0"/>
      <w:divBdr>
        <w:top w:val="none" w:sz="0" w:space="0" w:color="auto"/>
        <w:left w:val="none" w:sz="0" w:space="0" w:color="auto"/>
        <w:bottom w:val="none" w:sz="0" w:space="0" w:color="auto"/>
        <w:right w:val="none" w:sz="0" w:space="0" w:color="auto"/>
      </w:divBdr>
    </w:div>
    <w:div w:id="295262746">
      <w:bodyDiv w:val="1"/>
      <w:marLeft w:val="0"/>
      <w:marRight w:val="0"/>
      <w:marTop w:val="0"/>
      <w:marBottom w:val="0"/>
      <w:divBdr>
        <w:top w:val="none" w:sz="0" w:space="0" w:color="auto"/>
        <w:left w:val="none" w:sz="0" w:space="0" w:color="auto"/>
        <w:bottom w:val="none" w:sz="0" w:space="0" w:color="auto"/>
        <w:right w:val="none" w:sz="0" w:space="0" w:color="auto"/>
      </w:divBdr>
      <w:divsChild>
        <w:div w:id="24447784">
          <w:marLeft w:val="0"/>
          <w:marRight w:val="0"/>
          <w:marTop w:val="0"/>
          <w:marBottom w:val="0"/>
          <w:divBdr>
            <w:top w:val="none" w:sz="0" w:space="0" w:color="auto"/>
            <w:left w:val="none" w:sz="0" w:space="0" w:color="auto"/>
            <w:bottom w:val="none" w:sz="0" w:space="0" w:color="auto"/>
            <w:right w:val="none" w:sz="0" w:space="0" w:color="auto"/>
          </w:divBdr>
          <w:divsChild>
            <w:div w:id="181043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3676">
      <w:bodyDiv w:val="1"/>
      <w:marLeft w:val="0"/>
      <w:marRight w:val="0"/>
      <w:marTop w:val="0"/>
      <w:marBottom w:val="0"/>
      <w:divBdr>
        <w:top w:val="none" w:sz="0" w:space="0" w:color="auto"/>
        <w:left w:val="none" w:sz="0" w:space="0" w:color="auto"/>
        <w:bottom w:val="none" w:sz="0" w:space="0" w:color="auto"/>
        <w:right w:val="none" w:sz="0" w:space="0" w:color="auto"/>
      </w:divBdr>
    </w:div>
    <w:div w:id="309402548">
      <w:bodyDiv w:val="1"/>
      <w:marLeft w:val="0"/>
      <w:marRight w:val="0"/>
      <w:marTop w:val="0"/>
      <w:marBottom w:val="0"/>
      <w:divBdr>
        <w:top w:val="none" w:sz="0" w:space="0" w:color="auto"/>
        <w:left w:val="none" w:sz="0" w:space="0" w:color="auto"/>
        <w:bottom w:val="none" w:sz="0" w:space="0" w:color="auto"/>
        <w:right w:val="none" w:sz="0" w:space="0" w:color="auto"/>
      </w:divBdr>
      <w:divsChild>
        <w:div w:id="1448115970">
          <w:marLeft w:val="0"/>
          <w:marRight w:val="0"/>
          <w:marTop w:val="0"/>
          <w:marBottom w:val="0"/>
          <w:divBdr>
            <w:top w:val="none" w:sz="0" w:space="0" w:color="auto"/>
            <w:left w:val="none" w:sz="0" w:space="0" w:color="auto"/>
            <w:bottom w:val="none" w:sz="0" w:space="0" w:color="auto"/>
            <w:right w:val="none" w:sz="0" w:space="0" w:color="auto"/>
          </w:divBdr>
          <w:divsChild>
            <w:div w:id="6512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3997">
      <w:bodyDiv w:val="1"/>
      <w:marLeft w:val="0"/>
      <w:marRight w:val="0"/>
      <w:marTop w:val="0"/>
      <w:marBottom w:val="0"/>
      <w:divBdr>
        <w:top w:val="none" w:sz="0" w:space="0" w:color="auto"/>
        <w:left w:val="none" w:sz="0" w:space="0" w:color="auto"/>
        <w:bottom w:val="none" w:sz="0" w:space="0" w:color="auto"/>
        <w:right w:val="none" w:sz="0" w:space="0" w:color="auto"/>
      </w:divBdr>
    </w:div>
    <w:div w:id="321086949">
      <w:bodyDiv w:val="1"/>
      <w:marLeft w:val="0"/>
      <w:marRight w:val="0"/>
      <w:marTop w:val="0"/>
      <w:marBottom w:val="0"/>
      <w:divBdr>
        <w:top w:val="none" w:sz="0" w:space="0" w:color="auto"/>
        <w:left w:val="none" w:sz="0" w:space="0" w:color="auto"/>
        <w:bottom w:val="none" w:sz="0" w:space="0" w:color="auto"/>
        <w:right w:val="none" w:sz="0" w:space="0" w:color="auto"/>
      </w:divBdr>
    </w:div>
    <w:div w:id="332339476">
      <w:bodyDiv w:val="1"/>
      <w:marLeft w:val="0"/>
      <w:marRight w:val="0"/>
      <w:marTop w:val="0"/>
      <w:marBottom w:val="0"/>
      <w:divBdr>
        <w:top w:val="none" w:sz="0" w:space="0" w:color="auto"/>
        <w:left w:val="none" w:sz="0" w:space="0" w:color="auto"/>
        <w:bottom w:val="none" w:sz="0" w:space="0" w:color="auto"/>
        <w:right w:val="none" w:sz="0" w:space="0" w:color="auto"/>
      </w:divBdr>
    </w:div>
    <w:div w:id="343289668">
      <w:bodyDiv w:val="1"/>
      <w:marLeft w:val="0"/>
      <w:marRight w:val="0"/>
      <w:marTop w:val="0"/>
      <w:marBottom w:val="0"/>
      <w:divBdr>
        <w:top w:val="none" w:sz="0" w:space="0" w:color="auto"/>
        <w:left w:val="none" w:sz="0" w:space="0" w:color="auto"/>
        <w:bottom w:val="none" w:sz="0" w:space="0" w:color="auto"/>
        <w:right w:val="none" w:sz="0" w:space="0" w:color="auto"/>
      </w:divBdr>
    </w:div>
    <w:div w:id="345908385">
      <w:bodyDiv w:val="1"/>
      <w:marLeft w:val="0"/>
      <w:marRight w:val="0"/>
      <w:marTop w:val="0"/>
      <w:marBottom w:val="0"/>
      <w:divBdr>
        <w:top w:val="none" w:sz="0" w:space="0" w:color="auto"/>
        <w:left w:val="none" w:sz="0" w:space="0" w:color="auto"/>
        <w:bottom w:val="none" w:sz="0" w:space="0" w:color="auto"/>
        <w:right w:val="none" w:sz="0" w:space="0" w:color="auto"/>
      </w:divBdr>
    </w:div>
    <w:div w:id="354162212">
      <w:bodyDiv w:val="1"/>
      <w:marLeft w:val="0"/>
      <w:marRight w:val="0"/>
      <w:marTop w:val="0"/>
      <w:marBottom w:val="0"/>
      <w:divBdr>
        <w:top w:val="none" w:sz="0" w:space="0" w:color="auto"/>
        <w:left w:val="none" w:sz="0" w:space="0" w:color="auto"/>
        <w:bottom w:val="none" w:sz="0" w:space="0" w:color="auto"/>
        <w:right w:val="none" w:sz="0" w:space="0" w:color="auto"/>
      </w:divBdr>
    </w:div>
    <w:div w:id="356853044">
      <w:bodyDiv w:val="1"/>
      <w:marLeft w:val="0"/>
      <w:marRight w:val="0"/>
      <w:marTop w:val="0"/>
      <w:marBottom w:val="0"/>
      <w:divBdr>
        <w:top w:val="none" w:sz="0" w:space="0" w:color="auto"/>
        <w:left w:val="none" w:sz="0" w:space="0" w:color="auto"/>
        <w:bottom w:val="none" w:sz="0" w:space="0" w:color="auto"/>
        <w:right w:val="none" w:sz="0" w:space="0" w:color="auto"/>
      </w:divBdr>
    </w:div>
    <w:div w:id="361828291">
      <w:bodyDiv w:val="1"/>
      <w:marLeft w:val="0"/>
      <w:marRight w:val="0"/>
      <w:marTop w:val="0"/>
      <w:marBottom w:val="0"/>
      <w:divBdr>
        <w:top w:val="none" w:sz="0" w:space="0" w:color="auto"/>
        <w:left w:val="none" w:sz="0" w:space="0" w:color="auto"/>
        <w:bottom w:val="none" w:sz="0" w:space="0" w:color="auto"/>
        <w:right w:val="none" w:sz="0" w:space="0" w:color="auto"/>
      </w:divBdr>
    </w:div>
    <w:div w:id="362680733">
      <w:bodyDiv w:val="1"/>
      <w:marLeft w:val="0"/>
      <w:marRight w:val="0"/>
      <w:marTop w:val="0"/>
      <w:marBottom w:val="0"/>
      <w:divBdr>
        <w:top w:val="none" w:sz="0" w:space="0" w:color="auto"/>
        <w:left w:val="none" w:sz="0" w:space="0" w:color="auto"/>
        <w:bottom w:val="none" w:sz="0" w:space="0" w:color="auto"/>
        <w:right w:val="none" w:sz="0" w:space="0" w:color="auto"/>
      </w:divBdr>
    </w:div>
    <w:div w:id="364018696">
      <w:bodyDiv w:val="1"/>
      <w:marLeft w:val="0"/>
      <w:marRight w:val="0"/>
      <w:marTop w:val="0"/>
      <w:marBottom w:val="0"/>
      <w:divBdr>
        <w:top w:val="none" w:sz="0" w:space="0" w:color="auto"/>
        <w:left w:val="none" w:sz="0" w:space="0" w:color="auto"/>
        <w:bottom w:val="none" w:sz="0" w:space="0" w:color="auto"/>
        <w:right w:val="none" w:sz="0" w:space="0" w:color="auto"/>
      </w:divBdr>
    </w:div>
    <w:div w:id="369763509">
      <w:bodyDiv w:val="1"/>
      <w:marLeft w:val="0"/>
      <w:marRight w:val="0"/>
      <w:marTop w:val="0"/>
      <w:marBottom w:val="0"/>
      <w:divBdr>
        <w:top w:val="none" w:sz="0" w:space="0" w:color="auto"/>
        <w:left w:val="none" w:sz="0" w:space="0" w:color="auto"/>
        <w:bottom w:val="none" w:sz="0" w:space="0" w:color="auto"/>
        <w:right w:val="none" w:sz="0" w:space="0" w:color="auto"/>
      </w:divBdr>
    </w:div>
    <w:div w:id="389496903">
      <w:bodyDiv w:val="1"/>
      <w:marLeft w:val="0"/>
      <w:marRight w:val="0"/>
      <w:marTop w:val="0"/>
      <w:marBottom w:val="0"/>
      <w:divBdr>
        <w:top w:val="none" w:sz="0" w:space="0" w:color="auto"/>
        <w:left w:val="none" w:sz="0" w:space="0" w:color="auto"/>
        <w:bottom w:val="none" w:sz="0" w:space="0" w:color="auto"/>
        <w:right w:val="none" w:sz="0" w:space="0" w:color="auto"/>
      </w:divBdr>
    </w:div>
    <w:div w:id="398133567">
      <w:bodyDiv w:val="1"/>
      <w:marLeft w:val="0"/>
      <w:marRight w:val="0"/>
      <w:marTop w:val="0"/>
      <w:marBottom w:val="0"/>
      <w:divBdr>
        <w:top w:val="none" w:sz="0" w:space="0" w:color="auto"/>
        <w:left w:val="none" w:sz="0" w:space="0" w:color="auto"/>
        <w:bottom w:val="none" w:sz="0" w:space="0" w:color="auto"/>
        <w:right w:val="none" w:sz="0" w:space="0" w:color="auto"/>
      </w:divBdr>
      <w:divsChild>
        <w:div w:id="799302006">
          <w:marLeft w:val="0"/>
          <w:marRight w:val="0"/>
          <w:marTop w:val="0"/>
          <w:marBottom w:val="0"/>
          <w:divBdr>
            <w:top w:val="single" w:sz="2" w:space="0" w:color="auto"/>
            <w:left w:val="single" w:sz="2" w:space="0" w:color="auto"/>
            <w:bottom w:val="single" w:sz="2" w:space="0" w:color="auto"/>
            <w:right w:val="single" w:sz="2" w:space="0" w:color="auto"/>
          </w:divBdr>
        </w:div>
      </w:divsChild>
    </w:div>
    <w:div w:id="404496477">
      <w:bodyDiv w:val="1"/>
      <w:marLeft w:val="0"/>
      <w:marRight w:val="0"/>
      <w:marTop w:val="0"/>
      <w:marBottom w:val="0"/>
      <w:divBdr>
        <w:top w:val="none" w:sz="0" w:space="0" w:color="auto"/>
        <w:left w:val="none" w:sz="0" w:space="0" w:color="auto"/>
        <w:bottom w:val="none" w:sz="0" w:space="0" w:color="auto"/>
        <w:right w:val="none" w:sz="0" w:space="0" w:color="auto"/>
      </w:divBdr>
    </w:div>
    <w:div w:id="416832946">
      <w:bodyDiv w:val="1"/>
      <w:marLeft w:val="0"/>
      <w:marRight w:val="0"/>
      <w:marTop w:val="0"/>
      <w:marBottom w:val="0"/>
      <w:divBdr>
        <w:top w:val="none" w:sz="0" w:space="0" w:color="auto"/>
        <w:left w:val="none" w:sz="0" w:space="0" w:color="auto"/>
        <w:bottom w:val="none" w:sz="0" w:space="0" w:color="auto"/>
        <w:right w:val="none" w:sz="0" w:space="0" w:color="auto"/>
      </w:divBdr>
    </w:div>
    <w:div w:id="444690783">
      <w:bodyDiv w:val="1"/>
      <w:marLeft w:val="0"/>
      <w:marRight w:val="0"/>
      <w:marTop w:val="0"/>
      <w:marBottom w:val="0"/>
      <w:divBdr>
        <w:top w:val="none" w:sz="0" w:space="0" w:color="auto"/>
        <w:left w:val="none" w:sz="0" w:space="0" w:color="auto"/>
        <w:bottom w:val="none" w:sz="0" w:space="0" w:color="auto"/>
        <w:right w:val="none" w:sz="0" w:space="0" w:color="auto"/>
      </w:divBdr>
    </w:div>
    <w:div w:id="451943442">
      <w:bodyDiv w:val="1"/>
      <w:marLeft w:val="0"/>
      <w:marRight w:val="0"/>
      <w:marTop w:val="0"/>
      <w:marBottom w:val="0"/>
      <w:divBdr>
        <w:top w:val="none" w:sz="0" w:space="0" w:color="auto"/>
        <w:left w:val="none" w:sz="0" w:space="0" w:color="auto"/>
        <w:bottom w:val="none" w:sz="0" w:space="0" w:color="auto"/>
        <w:right w:val="none" w:sz="0" w:space="0" w:color="auto"/>
      </w:divBdr>
    </w:div>
    <w:div w:id="490877357">
      <w:bodyDiv w:val="1"/>
      <w:marLeft w:val="0"/>
      <w:marRight w:val="0"/>
      <w:marTop w:val="0"/>
      <w:marBottom w:val="0"/>
      <w:divBdr>
        <w:top w:val="none" w:sz="0" w:space="0" w:color="auto"/>
        <w:left w:val="none" w:sz="0" w:space="0" w:color="auto"/>
        <w:bottom w:val="none" w:sz="0" w:space="0" w:color="auto"/>
        <w:right w:val="none" w:sz="0" w:space="0" w:color="auto"/>
      </w:divBdr>
    </w:div>
    <w:div w:id="494344395">
      <w:bodyDiv w:val="1"/>
      <w:marLeft w:val="0"/>
      <w:marRight w:val="0"/>
      <w:marTop w:val="0"/>
      <w:marBottom w:val="0"/>
      <w:divBdr>
        <w:top w:val="none" w:sz="0" w:space="0" w:color="auto"/>
        <w:left w:val="none" w:sz="0" w:space="0" w:color="auto"/>
        <w:bottom w:val="none" w:sz="0" w:space="0" w:color="auto"/>
        <w:right w:val="none" w:sz="0" w:space="0" w:color="auto"/>
      </w:divBdr>
      <w:divsChild>
        <w:div w:id="1709336664">
          <w:marLeft w:val="0"/>
          <w:marRight w:val="0"/>
          <w:marTop w:val="0"/>
          <w:marBottom w:val="0"/>
          <w:divBdr>
            <w:top w:val="none" w:sz="0" w:space="0" w:color="auto"/>
            <w:left w:val="none" w:sz="0" w:space="0" w:color="auto"/>
            <w:bottom w:val="none" w:sz="0" w:space="0" w:color="auto"/>
            <w:right w:val="none" w:sz="0" w:space="0" w:color="auto"/>
          </w:divBdr>
          <w:divsChild>
            <w:div w:id="8704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5723">
      <w:bodyDiv w:val="1"/>
      <w:marLeft w:val="0"/>
      <w:marRight w:val="0"/>
      <w:marTop w:val="0"/>
      <w:marBottom w:val="0"/>
      <w:divBdr>
        <w:top w:val="none" w:sz="0" w:space="0" w:color="auto"/>
        <w:left w:val="none" w:sz="0" w:space="0" w:color="auto"/>
        <w:bottom w:val="none" w:sz="0" w:space="0" w:color="auto"/>
        <w:right w:val="none" w:sz="0" w:space="0" w:color="auto"/>
      </w:divBdr>
    </w:div>
    <w:div w:id="504057203">
      <w:bodyDiv w:val="1"/>
      <w:marLeft w:val="0"/>
      <w:marRight w:val="0"/>
      <w:marTop w:val="0"/>
      <w:marBottom w:val="0"/>
      <w:divBdr>
        <w:top w:val="none" w:sz="0" w:space="0" w:color="auto"/>
        <w:left w:val="none" w:sz="0" w:space="0" w:color="auto"/>
        <w:bottom w:val="none" w:sz="0" w:space="0" w:color="auto"/>
        <w:right w:val="none" w:sz="0" w:space="0" w:color="auto"/>
      </w:divBdr>
    </w:div>
    <w:div w:id="514735946">
      <w:bodyDiv w:val="1"/>
      <w:marLeft w:val="0"/>
      <w:marRight w:val="0"/>
      <w:marTop w:val="0"/>
      <w:marBottom w:val="0"/>
      <w:divBdr>
        <w:top w:val="none" w:sz="0" w:space="0" w:color="auto"/>
        <w:left w:val="none" w:sz="0" w:space="0" w:color="auto"/>
        <w:bottom w:val="none" w:sz="0" w:space="0" w:color="auto"/>
        <w:right w:val="none" w:sz="0" w:space="0" w:color="auto"/>
      </w:divBdr>
    </w:div>
    <w:div w:id="531917899">
      <w:bodyDiv w:val="1"/>
      <w:marLeft w:val="0"/>
      <w:marRight w:val="0"/>
      <w:marTop w:val="0"/>
      <w:marBottom w:val="0"/>
      <w:divBdr>
        <w:top w:val="none" w:sz="0" w:space="0" w:color="auto"/>
        <w:left w:val="none" w:sz="0" w:space="0" w:color="auto"/>
        <w:bottom w:val="none" w:sz="0" w:space="0" w:color="auto"/>
        <w:right w:val="none" w:sz="0" w:space="0" w:color="auto"/>
      </w:divBdr>
      <w:divsChild>
        <w:div w:id="1398749809">
          <w:marLeft w:val="0"/>
          <w:marRight w:val="0"/>
          <w:marTop w:val="0"/>
          <w:marBottom w:val="0"/>
          <w:divBdr>
            <w:top w:val="none" w:sz="0" w:space="0" w:color="auto"/>
            <w:left w:val="none" w:sz="0" w:space="0" w:color="auto"/>
            <w:bottom w:val="none" w:sz="0" w:space="0" w:color="auto"/>
            <w:right w:val="none" w:sz="0" w:space="0" w:color="auto"/>
          </w:divBdr>
          <w:divsChild>
            <w:div w:id="13598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1502">
      <w:bodyDiv w:val="1"/>
      <w:marLeft w:val="0"/>
      <w:marRight w:val="0"/>
      <w:marTop w:val="0"/>
      <w:marBottom w:val="0"/>
      <w:divBdr>
        <w:top w:val="none" w:sz="0" w:space="0" w:color="auto"/>
        <w:left w:val="none" w:sz="0" w:space="0" w:color="auto"/>
        <w:bottom w:val="none" w:sz="0" w:space="0" w:color="auto"/>
        <w:right w:val="none" w:sz="0" w:space="0" w:color="auto"/>
      </w:divBdr>
    </w:div>
    <w:div w:id="551116146">
      <w:bodyDiv w:val="1"/>
      <w:marLeft w:val="0"/>
      <w:marRight w:val="0"/>
      <w:marTop w:val="0"/>
      <w:marBottom w:val="0"/>
      <w:divBdr>
        <w:top w:val="none" w:sz="0" w:space="0" w:color="auto"/>
        <w:left w:val="none" w:sz="0" w:space="0" w:color="auto"/>
        <w:bottom w:val="none" w:sz="0" w:space="0" w:color="auto"/>
        <w:right w:val="none" w:sz="0" w:space="0" w:color="auto"/>
      </w:divBdr>
    </w:div>
    <w:div w:id="561214880">
      <w:bodyDiv w:val="1"/>
      <w:marLeft w:val="0"/>
      <w:marRight w:val="0"/>
      <w:marTop w:val="0"/>
      <w:marBottom w:val="0"/>
      <w:divBdr>
        <w:top w:val="none" w:sz="0" w:space="0" w:color="auto"/>
        <w:left w:val="none" w:sz="0" w:space="0" w:color="auto"/>
        <w:bottom w:val="none" w:sz="0" w:space="0" w:color="auto"/>
        <w:right w:val="none" w:sz="0" w:space="0" w:color="auto"/>
      </w:divBdr>
      <w:divsChild>
        <w:div w:id="983047337">
          <w:marLeft w:val="0"/>
          <w:marRight w:val="0"/>
          <w:marTop w:val="0"/>
          <w:marBottom w:val="0"/>
          <w:divBdr>
            <w:top w:val="none" w:sz="0" w:space="0" w:color="auto"/>
            <w:left w:val="none" w:sz="0" w:space="0" w:color="auto"/>
            <w:bottom w:val="none" w:sz="0" w:space="0" w:color="auto"/>
            <w:right w:val="none" w:sz="0" w:space="0" w:color="auto"/>
          </w:divBdr>
          <w:divsChild>
            <w:div w:id="20362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7817">
      <w:bodyDiv w:val="1"/>
      <w:marLeft w:val="0"/>
      <w:marRight w:val="0"/>
      <w:marTop w:val="0"/>
      <w:marBottom w:val="0"/>
      <w:divBdr>
        <w:top w:val="none" w:sz="0" w:space="0" w:color="auto"/>
        <w:left w:val="none" w:sz="0" w:space="0" w:color="auto"/>
        <w:bottom w:val="none" w:sz="0" w:space="0" w:color="auto"/>
        <w:right w:val="none" w:sz="0" w:space="0" w:color="auto"/>
      </w:divBdr>
    </w:div>
    <w:div w:id="616332602">
      <w:bodyDiv w:val="1"/>
      <w:marLeft w:val="0"/>
      <w:marRight w:val="0"/>
      <w:marTop w:val="0"/>
      <w:marBottom w:val="0"/>
      <w:divBdr>
        <w:top w:val="none" w:sz="0" w:space="0" w:color="auto"/>
        <w:left w:val="none" w:sz="0" w:space="0" w:color="auto"/>
        <w:bottom w:val="none" w:sz="0" w:space="0" w:color="auto"/>
        <w:right w:val="none" w:sz="0" w:space="0" w:color="auto"/>
      </w:divBdr>
    </w:div>
    <w:div w:id="628122223">
      <w:bodyDiv w:val="1"/>
      <w:marLeft w:val="0"/>
      <w:marRight w:val="0"/>
      <w:marTop w:val="0"/>
      <w:marBottom w:val="0"/>
      <w:divBdr>
        <w:top w:val="none" w:sz="0" w:space="0" w:color="auto"/>
        <w:left w:val="none" w:sz="0" w:space="0" w:color="auto"/>
        <w:bottom w:val="none" w:sz="0" w:space="0" w:color="auto"/>
        <w:right w:val="none" w:sz="0" w:space="0" w:color="auto"/>
      </w:divBdr>
    </w:div>
    <w:div w:id="635263711">
      <w:bodyDiv w:val="1"/>
      <w:marLeft w:val="0"/>
      <w:marRight w:val="0"/>
      <w:marTop w:val="0"/>
      <w:marBottom w:val="0"/>
      <w:divBdr>
        <w:top w:val="none" w:sz="0" w:space="0" w:color="auto"/>
        <w:left w:val="none" w:sz="0" w:space="0" w:color="auto"/>
        <w:bottom w:val="none" w:sz="0" w:space="0" w:color="auto"/>
        <w:right w:val="none" w:sz="0" w:space="0" w:color="auto"/>
      </w:divBdr>
    </w:div>
    <w:div w:id="638194905">
      <w:bodyDiv w:val="1"/>
      <w:marLeft w:val="0"/>
      <w:marRight w:val="0"/>
      <w:marTop w:val="0"/>
      <w:marBottom w:val="0"/>
      <w:divBdr>
        <w:top w:val="none" w:sz="0" w:space="0" w:color="auto"/>
        <w:left w:val="none" w:sz="0" w:space="0" w:color="auto"/>
        <w:bottom w:val="none" w:sz="0" w:space="0" w:color="auto"/>
        <w:right w:val="none" w:sz="0" w:space="0" w:color="auto"/>
      </w:divBdr>
    </w:div>
    <w:div w:id="658312826">
      <w:bodyDiv w:val="1"/>
      <w:marLeft w:val="0"/>
      <w:marRight w:val="0"/>
      <w:marTop w:val="0"/>
      <w:marBottom w:val="0"/>
      <w:divBdr>
        <w:top w:val="none" w:sz="0" w:space="0" w:color="auto"/>
        <w:left w:val="none" w:sz="0" w:space="0" w:color="auto"/>
        <w:bottom w:val="none" w:sz="0" w:space="0" w:color="auto"/>
        <w:right w:val="none" w:sz="0" w:space="0" w:color="auto"/>
      </w:divBdr>
      <w:divsChild>
        <w:div w:id="1209951587">
          <w:marLeft w:val="0"/>
          <w:marRight w:val="0"/>
          <w:marTop w:val="0"/>
          <w:marBottom w:val="0"/>
          <w:divBdr>
            <w:top w:val="single" w:sz="2" w:space="0" w:color="auto"/>
            <w:left w:val="single" w:sz="2" w:space="0" w:color="auto"/>
            <w:bottom w:val="single" w:sz="2" w:space="0" w:color="auto"/>
            <w:right w:val="single" w:sz="2" w:space="0" w:color="auto"/>
          </w:divBdr>
        </w:div>
      </w:divsChild>
    </w:div>
    <w:div w:id="688869312">
      <w:bodyDiv w:val="1"/>
      <w:marLeft w:val="0"/>
      <w:marRight w:val="0"/>
      <w:marTop w:val="0"/>
      <w:marBottom w:val="0"/>
      <w:divBdr>
        <w:top w:val="none" w:sz="0" w:space="0" w:color="auto"/>
        <w:left w:val="none" w:sz="0" w:space="0" w:color="auto"/>
        <w:bottom w:val="none" w:sz="0" w:space="0" w:color="auto"/>
        <w:right w:val="none" w:sz="0" w:space="0" w:color="auto"/>
      </w:divBdr>
    </w:div>
    <w:div w:id="692338389">
      <w:bodyDiv w:val="1"/>
      <w:marLeft w:val="0"/>
      <w:marRight w:val="0"/>
      <w:marTop w:val="0"/>
      <w:marBottom w:val="0"/>
      <w:divBdr>
        <w:top w:val="none" w:sz="0" w:space="0" w:color="auto"/>
        <w:left w:val="none" w:sz="0" w:space="0" w:color="auto"/>
        <w:bottom w:val="none" w:sz="0" w:space="0" w:color="auto"/>
        <w:right w:val="none" w:sz="0" w:space="0" w:color="auto"/>
      </w:divBdr>
    </w:div>
    <w:div w:id="736784789">
      <w:bodyDiv w:val="1"/>
      <w:marLeft w:val="0"/>
      <w:marRight w:val="0"/>
      <w:marTop w:val="0"/>
      <w:marBottom w:val="0"/>
      <w:divBdr>
        <w:top w:val="none" w:sz="0" w:space="0" w:color="auto"/>
        <w:left w:val="none" w:sz="0" w:space="0" w:color="auto"/>
        <w:bottom w:val="none" w:sz="0" w:space="0" w:color="auto"/>
        <w:right w:val="none" w:sz="0" w:space="0" w:color="auto"/>
      </w:divBdr>
    </w:div>
    <w:div w:id="739837153">
      <w:bodyDiv w:val="1"/>
      <w:marLeft w:val="0"/>
      <w:marRight w:val="0"/>
      <w:marTop w:val="0"/>
      <w:marBottom w:val="0"/>
      <w:divBdr>
        <w:top w:val="none" w:sz="0" w:space="0" w:color="auto"/>
        <w:left w:val="none" w:sz="0" w:space="0" w:color="auto"/>
        <w:bottom w:val="none" w:sz="0" w:space="0" w:color="auto"/>
        <w:right w:val="none" w:sz="0" w:space="0" w:color="auto"/>
      </w:divBdr>
    </w:div>
    <w:div w:id="746270772">
      <w:bodyDiv w:val="1"/>
      <w:marLeft w:val="0"/>
      <w:marRight w:val="0"/>
      <w:marTop w:val="0"/>
      <w:marBottom w:val="0"/>
      <w:divBdr>
        <w:top w:val="none" w:sz="0" w:space="0" w:color="auto"/>
        <w:left w:val="none" w:sz="0" w:space="0" w:color="auto"/>
        <w:bottom w:val="none" w:sz="0" w:space="0" w:color="auto"/>
        <w:right w:val="none" w:sz="0" w:space="0" w:color="auto"/>
      </w:divBdr>
    </w:div>
    <w:div w:id="763650081">
      <w:bodyDiv w:val="1"/>
      <w:marLeft w:val="0"/>
      <w:marRight w:val="0"/>
      <w:marTop w:val="0"/>
      <w:marBottom w:val="0"/>
      <w:divBdr>
        <w:top w:val="none" w:sz="0" w:space="0" w:color="auto"/>
        <w:left w:val="none" w:sz="0" w:space="0" w:color="auto"/>
        <w:bottom w:val="none" w:sz="0" w:space="0" w:color="auto"/>
        <w:right w:val="none" w:sz="0" w:space="0" w:color="auto"/>
      </w:divBdr>
    </w:div>
    <w:div w:id="768545135">
      <w:bodyDiv w:val="1"/>
      <w:marLeft w:val="0"/>
      <w:marRight w:val="0"/>
      <w:marTop w:val="0"/>
      <w:marBottom w:val="0"/>
      <w:divBdr>
        <w:top w:val="none" w:sz="0" w:space="0" w:color="auto"/>
        <w:left w:val="none" w:sz="0" w:space="0" w:color="auto"/>
        <w:bottom w:val="none" w:sz="0" w:space="0" w:color="auto"/>
        <w:right w:val="none" w:sz="0" w:space="0" w:color="auto"/>
      </w:divBdr>
    </w:div>
    <w:div w:id="824006086">
      <w:bodyDiv w:val="1"/>
      <w:marLeft w:val="0"/>
      <w:marRight w:val="0"/>
      <w:marTop w:val="0"/>
      <w:marBottom w:val="0"/>
      <w:divBdr>
        <w:top w:val="none" w:sz="0" w:space="0" w:color="auto"/>
        <w:left w:val="none" w:sz="0" w:space="0" w:color="auto"/>
        <w:bottom w:val="none" w:sz="0" w:space="0" w:color="auto"/>
        <w:right w:val="none" w:sz="0" w:space="0" w:color="auto"/>
      </w:divBdr>
    </w:div>
    <w:div w:id="830098476">
      <w:bodyDiv w:val="1"/>
      <w:marLeft w:val="0"/>
      <w:marRight w:val="0"/>
      <w:marTop w:val="0"/>
      <w:marBottom w:val="0"/>
      <w:divBdr>
        <w:top w:val="none" w:sz="0" w:space="0" w:color="auto"/>
        <w:left w:val="none" w:sz="0" w:space="0" w:color="auto"/>
        <w:bottom w:val="none" w:sz="0" w:space="0" w:color="auto"/>
        <w:right w:val="none" w:sz="0" w:space="0" w:color="auto"/>
      </w:divBdr>
      <w:divsChild>
        <w:div w:id="936062774">
          <w:marLeft w:val="0"/>
          <w:marRight w:val="0"/>
          <w:marTop w:val="0"/>
          <w:marBottom w:val="0"/>
          <w:divBdr>
            <w:top w:val="single" w:sz="6" w:space="0" w:color="auto"/>
            <w:left w:val="single" w:sz="6" w:space="0" w:color="auto"/>
            <w:bottom w:val="single" w:sz="6" w:space="0" w:color="auto"/>
            <w:right w:val="single" w:sz="6" w:space="0" w:color="auto"/>
          </w:divBdr>
        </w:div>
      </w:divsChild>
    </w:div>
    <w:div w:id="835457939">
      <w:bodyDiv w:val="1"/>
      <w:marLeft w:val="0"/>
      <w:marRight w:val="0"/>
      <w:marTop w:val="0"/>
      <w:marBottom w:val="0"/>
      <w:divBdr>
        <w:top w:val="none" w:sz="0" w:space="0" w:color="auto"/>
        <w:left w:val="none" w:sz="0" w:space="0" w:color="auto"/>
        <w:bottom w:val="none" w:sz="0" w:space="0" w:color="auto"/>
        <w:right w:val="none" w:sz="0" w:space="0" w:color="auto"/>
      </w:divBdr>
    </w:div>
    <w:div w:id="866453442">
      <w:bodyDiv w:val="1"/>
      <w:marLeft w:val="0"/>
      <w:marRight w:val="0"/>
      <w:marTop w:val="0"/>
      <w:marBottom w:val="0"/>
      <w:divBdr>
        <w:top w:val="none" w:sz="0" w:space="0" w:color="auto"/>
        <w:left w:val="none" w:sz="0" w:space="0" w:color="auto"/>
        <w:bottom w:val="none" w:sz="0" w:space="0" w:color="auto"/>
        <w:right w:val="none" w:sz="0" w:space="0" w:color="auto"/>
      </w:divBdr>
    </w:div>
    <w:div w:id="907612497">
      <w:bodyDiv w:val="1"/>
      <w:marLeft w:val="0"/>
      <w:marRight w:val="0"/>
      <w:marTop w:val="0"/>
      <w:marBottom w:val="0"/>
      <w:divBdr>
        <w:top w:val="none" w:sz="0" w:space="0" w:color="auto"/>
        <w:left w:val="none" w:sz="0" w:space="0" w:color="auto"/>
        <w:bottom w:val="none" w:sz="0" w:space="0" w:color="auto"/>
        <w:right w:val="none" w:sz="0" w:space="0" w:color="auto"/>
      </w:divBdr>
    </w:div>
    <w:div w:id="921573217">
      <w:bodyDiv w:val="1"/>
      <w:marLeft w:val="0"/>
      <w:marRight w:val="0"/>
      <w:marTop w:val="0"/>
      <w:marBottom w:val="0"/>
      <w:divBdr>
        <w:top w:val="none" w:sz="0" w:space="0" w:color="auto"/>
        <w:left w:val="none" w:sz="0" w:space="0" w:color="auto"/>
        <w:bottom w:val="none" w:sz="0" w:space="0" w:color="auto"/>
        <w:right w:val="none" w:sz="0" w:space="0" w:color="auto"/>
      </w:divBdr>
    </w:div>
    <w:div w:id="924655306">
      <w:bodyDiv w:val="1"/>
      <w:marLeft w:val="0"/>
      <w:marRight w:val="0"/>
      <w:marTop w:val="0"/>
      <w:marBottom w:val="0"/>
      <w:divBdr>
        <w:top w:val="none" w:sz="0" w:space="0" w:color="auto"/>
        <w:left w:val="none" w:sz="0" w:space="0" w:color="auto"/>
        <w:bottom w:val="none" w:sz="0" w:space="0" w:color="auto"/>
        <w:right w:val="none" w:sz="0" w:space="0" w:color="auto"/>
      </w:divBdr>
      <w:divsChild>
        <w:div w:id="1489787932">
          <w:marLeft w:val="0"/>
          <w:marRight w:val="0"/>
          <w:marTop w:val="0"/>
          <w:marBottom w:val="0"/>
          <w:divBdr>
            <w:top w:val="none" w:sz="0" w:space="0" w:color="auto"/>
            <w:left w:val="none" w:sz="0" w:space="0" w:color="auto"/>
            <w:bottom w:val="none" w:sz="0" w:space="0" w:color="auto"/>
            <w:right w:val="none" w:sz="0" w:space="0" w:color="auto"/>
          </w:divBdr>
          <w:divsChild>
            <w:div w:id="5767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21978">
      <w:bodyDiv w:val="1"/>
      <w:marLeft w:val="0"/>
      <w:marRight w:val="0"/>
      <w:marTop w:val="0"/>
      <w:marBottom w:val="0"/>
      <w:divBdr>
        <w:top w:val="none" w:sz="0" w:space="0" w:color="auto"/>
        <w:left w:val="none" w:sz="0" w:space="0" w:color="auto"/>
        <w:bottom w:val="none" w:sz="0" w:space="0" w:color="auto"/>
        <w:right w:val="none" w:sz="0" w:space="0" w:color="auto"/>
      </w:divBdr>
    </w:div>
    <w:div w:id="933710370">
      <w:bodyDiv w:val="1"/>
      <w:marLeft w:val="0"/>
      <w:marRight w:val="0"/>
      <w:marTop w:val="0"/>
      <w:marBottom w:val="0"/>
      <w:divBdr>
        <w:top w:val="none" w:sz="0" w:space="0" w:color="auto"/>
        <w:left w:val="none" w:sz="0" w:space="0" w:color="auto"/>
        <w:bottom w:val="none" w:sz="0" w:space="0" w:color="auto"/>
        <w:right w:val="none" w:sz="0" w:space="0" w:color="auto"/>
      </w:divBdr>
    </w:div>
    <w:div w:id="1005671777">
      <w:bodyDiv w:val="1"/>
      <w:marLeft w:val="0"/>
      <w:marRight w:val="0"/>
      <w:marTop w:val="0"/>
      <w:marBottom w:val="0"/>
      <w:divBdr>
        <w:top w:val="none" w:sz="0" w:space="0" w:color="auto"/>
        <w:left w:val="none" w:sz="0" w:space="0" w:color="auto"/>
        <w:bottom w:val="none" w:sz="0" w:space="0" w:color="auto"/>
        <w:right w:val="none" w:sz="0" w:space="0" w:color="auto"/>
      </w:divBdr>
      <w:divsChild>
        <w:div w:id="667966">
          <w:marLeft w:val="0"/>
          <w:marRight w:val="0"/>
          <w:marTop w:val="0"/>
          <w:marBottom w:val="0"/>
          <w:divBdr>
            <w:top w:val="single" w:sz="2" w:space="0" w:color="auto"/>
            <w:left w:val="single" w:sz="2" w:space="0" w:color="auto"/>
            <w:bottom w:val="single" w:sz="2" w:space="0" w:color="auto"/>
            <w:right w:val="single" w:sz="2" w:space="0" w:color="auto"/>
          </w:divBdr>
        </w:div>
      </w:divsChild>
    </w:div>
    <w:div w:id="1017659890">
      <w:bodyDiv w:val="1"/>
      <w:marLeft w:val="0"/>
      <w:marRight w:val="0"/>
      <w:marTop w:val="0"/>
      <w:marBottom w:val="0"/>
      <w:divBdr>
        <w:top w:val="none" w:sz="0" w:space="0" w:color="auto"/>
        <w:left w:val="none" w:sz="0" w:space="0" w:color="auto"/>
        <w:bottom w:val="none" w:sz="0" w:space="0" w:color="auto"/>
        <w:right w:val="none" w:sz="0" w:space="0" w:color="auto"/>
      </w:divBdr>
    </w:div>
    <w:div w:id="1020812932">
      <w:bodyDiv w:val="1"/>
      <w:marLeft w:val="0"/>
      <w:marRight w:val="0"/>
      <w:marTop w:val="0"/>
      <w:marBottom w:val="0"/>
      <w:divBdr>
        <w:top w:val="none" w:sz="0" w:space="0" w:color="auto"/>
        <w:left w:val="none" w:sz="0" w:space="0" w:color="auto"/>
        <w:bottom w:val="none" w:sz="0" w:space="0" w:color="auto"/>
        <w:right w:val="none" w:sz="0" w:space="0" w:color="auto"/>
      </w:divBdr>
    </w:div>
    <w:div w:id="1041511186">
      <w:bodyDiv w:val="1"/>
      <w:marLeft w:val="0"/>
      <w:marRight w:val="0"/>
      <w:marTop w:val="0"/>
      <w:marBottom w:val="0"/>
      <w:divBdr>
        <w:top w:val="none" w:sz="0" w:space="0" w:color="auto"/>
        <w:left w:val="none" w:sz="0" w:space="0" w:color="auto"/>
        <w:bottom w:val="none" w:sz="0" w:space="0" w:color="auto"/>
        <w:right w:val="none" w:sz="0" w:space="0" w:color="auto"/>
      </w:divBdr>
    </w:div>
    <w:div w:id="1101726571">
      <w:bodyDiv w:val="1"/>
      <w:marLeft w:val="0"/>
      <w:marRight w:val="0"/>
      <w:marTop w:val="0"/>
      <w:marBottom w:val="0"/>
      <w:divBdr>
        <w:top w:val="none" w:sz="0" w:space="0" w:color="auto"/>
        <w:left w:val="none" w:sz="0" w:space="0" w:color="auto"/>
        <w:bottom w:val="none" w:sz="0" w:space="0" w:color="auto"/>
        <w:right w:val="none" w:sz="0" w:space="0" w:color="auto"/>
      </w:divBdr>
      <w:divsChild>
        <w:div w:id="303049049">
          <w:marLeft w:val="0"/>
          <w:marRight w:val="0"/>
          <w:marTop w:val="0"/>
          <w:marBottom w:val="0"/>
          <w:divBdr>
            <w:top w:val="none" w:sz="0" w:space="0" w:color="auto"/>
            <w:left w:val="none" w:sz="0" w:space="0" w:color="auto"/>
            <w:bottom w:val="none" w:sz="0" w:space="0" w:color="auto"/>
            <w:right w:val="none" w:sz="0" w:space="0" w:color="auto"/>
          </w:divBdr>
          <w:divsChild>
            <w:div w:id="10947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2406">
      <w:bodyDiv w:val="1"/>
      <w:marLeft w:val="0"/>
      <w:marRight w:val="0"/>
      <w:marTop w:val="0"/>
      <w:marBottom w:val="0"/>
      <w:divBdr>
        <w:top w:val="none" w:sz="0" w:space="0" w:color="auto"/>
        <w:left w:val="none" w:sz="0" w:space="0" w:color="auto"/>
        <w:bottom w:val="none" w:sz="0" w:space="0" w:color="auto"/>
        <w:right w:val="none" w:sz="0" w:space="0" w:color="auto"/>
      </w:divBdr>
    </w:div>
    <w:div w:id="1113015556">
      <w:bodyDiv w:val="1"/>
      <w:marLeft w:val="0"/>
      <w:marRight w:val="0"/>
      <w:marTop w:val="0"/>
      <w:marBottom w:val="0"/>
      <w:divBdr>
        <w:top w:val="none" w:sz="0" w:space="0" w:color="auto"/>
        <w:left w:val="none" w:sz="0" w:space="0" w:color="auto"/>
        <w:bottom w:val="none" w:sz="0" w:space="0" w:color="auto"/>
        <w:right w:val="none" w:sz="0" w:space="0" w:color="auto"/>
      </w:divBdr>
    </w:div>
    <w:div w:id="1128666160">
      <w:bodyDiv w:val="1"/>
      <w:marLeft w:val="0"/>
      <w:marRight w:val="0"/>
      <w:marTop w:val="0"/>
      <w:marBottom w:val="0"/>
      <w:divBdr>
        <w:top w:val="none" w:sz="0" w:space="0" w:color="auto"/>
        <w:left w:val="none" w:sz="0" w:space="0" w:color="auto"/>
        <w:bottom w:val="none" w:sz="0" w:space="0" w:color="auto"/>
        <w:right w:val="none" w:sz="0" w:space="0" w:color="auto"/>
      </w:divBdr>
    </w:div>
    <w:div w:id="1133013543">
      <w:bodyDiv w:val="1"/>
      <w:marLeft w:val="0"/>
      <w:marRight w:val="0"/>
      <w:marTop w:val="0"/>
      <w:marBottom w:val="0"/>
      <w:divBdr>
        <w:top w:val="none" w:sz="0" w:space="0" w:color="auto"/>
        <w:left w:val="none" w:sz="0" w:space="0" w:color="auto"/>
        <w:bottom w:val="none" w:sz="0" w:space="0" w:color="auto"/>
        <w:right w:val="none" w:sz="0" w:space="0" w:color="auto"/>
      </w:divBdr>
      <w:divsChild>
        <w:div w:id="2023360734">
          <w:marLeft w:val="0"/>
          <w:marRight w:val="0"/>
          <w:marTop w:val="0"/>
          <w:marBottom w:val="0"/>
          <w:divBdr>
            <w:top w:val="none" w:sz="0" w:space="0" w:color="auto"/>
            <w:left w:val="none" w:sz="0" w:space="0" w:color="auto"/>
            <w:bottom w:val="none" w:sz="0" w:space="0" w:color="auto"/>
            <w:right w:val="none" w:sz="0" w:space="0" w:color="auto"/>
          </w:divBdr>
          <w:divsChild>
            <w:div w:id="7377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676">
      <w:bodyDiv w:val="1"/>
      <w:marLeft w:val="0"/>
      <w:marRight w:val="0"/>
      <w:marTop w:val="0"/>
      <w:marBottom w:val="0"/>
      <w:divBdr>
        <w:top w:val="none" w:sz="0" w:space="0" w:color="auto"/>
        <w:left w:val="none" w:sz="0" w:space="0" w:color="auto"/>
        <w:bottom w:val="none" w:sz="0" w:space="0" w:color="auto"/>
        <w:right w:val="none" w:sz="0" w:space="0" w:color="auto"/>
      </w:divBdr>
    </w:div>
    <w:div w:id="1144472600">
      <w:bodyDiv w:val="1"/>
      <w:marLeft w:val="0"/>
      <w:marRight w:val="0"/>
      <w:marTop w:val="0"/>
      <w:marBottom w:val="0"/>
      <w:divBdr>
        <w:top w:val="none" w:sz="0" w:space="0" w:color="auto"/>
        <w:left w:val="none" w:sz="0" w:space="0" w:color="auto"/>
        <w:bottom w:val="none" w:sz="0" w:space="0" w:color="auto"/>
        <w:right w:val="none" w:sz="0" w:space="0" w:color="auto"/>
      </w:divBdr>
      <w:divsChild>
        <w:div w:id="1228607564">
          <w:marLeft w:val="1992"/>
          <w:marRight w:val="0"/>
          <w:marTop w:val="0"/>
          <w:marBottom w:val="0"/>
          <w:divBdr>
            <w:top w:val="none" w:sz="0" w:space="0" w:color="auto"/>
            <w:left w:val="none" w:sz="0" w:space="0" w:color="auto"/>
            <w:bottom w:val="none" w:sz="0" w:space="0" w:color="auto"/>
            <w:right w:val="none" w:sz="0" w:space="0" w:color="auto"/>
          </w:divBdr>
        </w:div>
      </w:divsChild>
    </w:div>
    <w:div w:id="1152941925">
      <w:bodyDiv w:val="1"/>
      <w:marLeft w:val="0"/>
      <w:marRight w:val="0"/>
      <w:marTop w:val="0"/>
      <w:marBottom w:val="0"/>
      <w:divBdr>
        <w:top w:val="none" w:sz="0" w:space="0" w:color="auto"/>
        <w:left w:val="none" w:sz="0" w:space="0" w:color="auto"/>
        <w:bottom w:val="none" w:sz="0" w:space="0" w:color="auto"/>
        <w:right w:val="none" w:sz="0" w:space="0" w:color="auto"/>
      </w:divBdr>
      <w:divsChild>
        <w:div w:id="157697007">
          <w:marLeft w:val="0"/>
          <w:marRight w:val="0"/>
          <w:marTop w:val="0"/>
          <w:marBottom w:val="0"/>
          <w:divBdr>
            <w:top w:val="none" w:sz="0" w:space="0" w:color="auto"/>
            <w:left w:val="none" w:sz="0" w:space="0" w:color="auto"/>
            <w:bottom w:val="none" w:sz="0" w:space="0" w:color="auto"/>
            <w:right w:val="none" w:sz="0" w:space="0" w:color="auto"/>
          </w:divBdr>
          <w:divsChild>
            <w:div w:id="17631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6448">
      <w:bodyDiv w:val="1"/>
      <w:marLeft w:val="0"/>
      <w:marRight w:val="0"/>
      <w:marTop w:val="0"/>
      <w:marBottom w:val="0"/>
      <w:divBdr>
        <w:top w:val="none" w:sz="0" w:space="0" w:color="auto"/>
        <w:left w:val="none" w:sz="0" w:space="0" w:color="auto"/>
        <w:bottom w:val="none" w:sz="0" w:space="0" w:color="auto"/>
        <w:right w:val="none" w:sz="0" w:space="0" w:color="auto"/>
      </w:divBdr>
    </w:div>
    <w:div w:id="1181358971">
      <w:bodyDiv w:val="1"/>
      <w:marLeft w:val="0"/>
      <w:marRight w:val="0"/>
      <w:marTop w:val="0"/>
      <w:marBottom w:val="0"/>
      <w:divBdr>
        <w:top w:val="none" w:sz="0" w:space="0" w:color="auto"/>
        <w:left w:val="none" w:sz="0" w:space="0" w:color="auto"/>
        <w:bottom w:val="none" w:sz="0" w:space="0" w:color="auto"/>
        <w:right w:val="none" w:sz="0" w:space="0" w:color="auto"/>
      </w:divBdr>
      <w:divsChild>
        <w:div w:id="987900112">
          <w:marLeft w:val="0"/>
          <w:marRight w:val="0"/>
          <w:marTop w:val="0"/>
          <w:marBottom w:val="0"/>
          <w:divBdr>
            <w:top w:val="none" w:sz="0" w:space="0" w:color="auto"/>
            <w:left w:val="none" w:sz="0" w:space="0" w:color="auto"/>
            <w:bottom w:val="none" w:sz="0" w:space="0" w:color="auto"/>
            <w:right w:val="none" w:sz="0" w:space="0" w:color="auto"/>
          </w:divBdr>
          <w:divsChild>
            <w:div w:id="9343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703">
      <w:bodyDiv w:val="1"/>
      <w:marLeft w:val="0"/>
      <w:marRight w:val="0"/>
      <w:marTop w:val="0"/>
      <w:marBottom w:val="0"/>
      <w:divBdr>
        <w:top w:val="none" w:sz="0" w:space="0" w:color="auto"/>
        <w:left w:val="none" w:sz="0" w:space="0" w:color="auto"/>
        <w:bottom w:val="none" w:sz="0" w:space="0" w:color="auto"/>
        <w:right w:val="none" w:sz="0" w:space="0" w:color="auto"/>
      </w:divBdr>
      <w:divsChild>
        <w:div w:id="1561945257">
          <w:marLeft w:val="0"/>
          <w:marRight w:val="0"/>
          <w:marTop w:val="0"/>
          <w:marBottom w:val="0"/>
          <w:divBdr>
            <w:top w:val="single" w:sz="6" w:space="0" w:color="auto"/>
            <w:left w:val="single" w:sz="6" w:space="0" w:color="auto"/>
            <w:bottom w:val="single" w:sz="6" w:space="0" w:color="auto"/>
            <w:right w:val="single" w:sz="6" w:space="0" w:color="auto"/>
          </w:divBdr>
        </w:div>
      </w:divsChild>
    </w:div>
    <w:div w:id="1242637916">
      <w:bodyDiv w:val="1"/>
      <w:marLeft w:val="0"/>
      <w:marRight w:val="0"/>
      <w:marTop w:val="0"/>
      <w:marBottom w:val="0"/>
      <w:divBdr>
        <w:top w:val="none" w:sz="0" w:space="0" w:color="auto"/>
        <w:left w:val="none" w:sz="0" w:space="0" w:color="auto"/>
        <w:bottom w:val="none" w:sz="0" w:space="0" w:color="auto"/>
        <w:right w:val="none" w:sz="0" w:space="0" w:color="auto"/>
      </w:divBdr>
    </w:div>
    <w:div w:id="1246039307">
      <w:bodyDiv w:val="1"/>
      <w:marLeft w:val="0"/>
      <w:marRight w:val="0"/>
      <w:marTop w:val="0"/>
      <w:marBottom w:val="0"/>
      <w:divBdr>
        <w:top w:val="none" w:sz="0" w:space="0" w:color="auto"/>
        <w:left w:val="none" w:sz="0" w:space="0" w:color="auto"/>
        <w:bottom w:val="none" w:sz="0" w:space="0" w:color="auto"/>
        <w:right w:val="none" w:sz="0" w:space="0" w:color="auto"/>
      </w:divBdr>
    </w:div>
    <w:div w:id="1257328144">
      <w:bodyDiv w:val="1"/>
      <w:marLeft w:val="0"/>
      <w:marRight w:val="0"/>
      <w:marTop w:val="0"/>
      <w:marBottom w:val="0"/>
      <w:divBdr>
        <w:top w:val="none" w:sz="0" w:space="0" w:color="auto"/>
        <w:left w:val="none" w:sz="0" w:space="0" w:color="auto"/>
        <w:bottom w:val="none" w:sz="0" w:space="0" w:color="auto"/>
        <w:right w:val="none" w:sz="0" w:space="0" w:color="auto"/>
      </w:divBdr>
    </w:div>
    <w:div w:id="1265268398">
      <w:bodyDiv w:val="1"/>
      <w:marLeft w:val="0"/>
      <w:marRight w:val="0"/>
      <w:marTop w:val="0"/>
      <w:marBottom w:val="0"/>
      <w:divBdr>
        <w:top w:val="none" w:sz="0" w:space="0" w:color="auto"/>
        <w:left w:val="none" w:sz="0" w:space="0" w:color="auto"/>
        <w:bottom w:val="none" w:sz="0" w:space="0" w:color="auto"/>
        <w:right w:val="none" w:sz="0" w:space="0" w:color="auto"/>
      </w:divBdr>
    </w:div>
    <w:div w:id="1338072877">
      <w:bodyDiv w:val="1"/>
      <w:marLeft w:val="0"/>
      <w:marRight w:val="0"/>
      <w:marTop w:val="0"/>
      <w:marBottom w:val="0"/>
      <w:divBdr>
        <w:top w:val="none" w:sz="0" w:space="0" w:color="auto"/>
        <w:left w:val="none" w:sz="0" w:space="0" w:color="auto"/>
        <w:bottom w:val="none" w:sz="0" w:space="0" w:color="auto"/>
        <w:right w:val="none" w:sz="0" w:space="0" w:color="auto"/>
      </w:divBdr>
    </w:div>
    <w:div w:id="1357077615">
      <w:bodyDiv w:val="1"/>
      <w:marLeft w:val="0"/>
      <w:marRight w:val="0"/>
      <w:marTop w:val="0"/>
      <w:marBottom w:val="0"/>
      <w:divBdr>
        <w:top w:val="none" w:sz="0" w:space="0" w:color="auto"/>
        <w:left w:val="none" w:sz="0" w:space="0" w:color="auto"/>
        <w:bottom w:val="none" w:sz="0" w:space="0" w:color="auto"/>
        <w:right w:val="none" w:sz="0" w:space="0" w:color="auto"/>
      </w:divBdr>
      <w:divsChild>
        <w:div w:id="441728316">
          <w:marLeft w:val="0"/>
          <w:marRight w:val="0"/>
          <w:marTop w:val="0"/>
          <w:marBottom w:val="0"/>
          <w:divBdr>
            <w:top w:val="none" w:sz="0" w:space="0" w:color="auto"/>
            <w:left w:val="none" w:sz="0" w:space="0" w:color="auto"/>
            <w:bottom w:val="none" w:sz="0" w:space="0" w:color="auto"/>
            <w:right w:val="none" w:sz="0" w:space="0" w:color="auto"/>
          </w:divBdr>
          <w:divsChild>
            <w:div w:id="16955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3587">
      <w:bodyDiv w:val="1"/>
      <w:marLeft w:val="0"/>
      <w:marRight w:val="0"/>
      <w:marTop w:val="0"/>
      <w:marBottom w:val="0"/>
      <w:divBdr>
        <w:top w:val="none" w:sz="0" w:space="0" w:color="auto"/>
        <w:left w:val="none" w:sz="0" w:space="0" w:color="auto"/>
        <w:bottom w:val="none" w:sz="0" w:space="0" w:color="auto"/>
        <w:right w:val="none" w:sz="0" w:space="0" w:color="auto"/>
      </w:divBdr>
    </w:div>
    <w:div w:id="1379159022">
      <w:bodyDiv w:val="1"/>
      <w:marLeft w:val="0"/>
      <w:marRight w:val="0"/>
      <w:marTop w:val="0"/>
      <w:marBottom w:val="0"/>
      <w:divBdr>
        <w:top w:val="none" w:sz="0" w:space="0" w:color="auto"/>
        <w:left w:val="none" w:sz="0" w:space="0" w:color="auto"/>
        <w:bottom w:val="none" w:sz="0" w:space="0" w:color="auto"/>
        <w:right w:val="none" w:sz="0" w:space="0" w:color="auto"/>
      </w:divBdr>
    </w:div>
    <w:div w:id="1382705673">
      <w:bodyDiv w:val="1"/>
      <w:marLeft w:val="0"/>
      <w:marRight w:val="0"/>
      <w:marTop w:val="0"/>
      <w:marBottom w:val="0"/>
      <w:divBdr>
        <w:top w:val="none" w:sz="0" w:space="0" w:color="auto"/>
        <w:left w:val="none" w:sz="0" w:space="0" w:color="auto"/>
        <w:bottom w:val="none" w:sz="0" w:space="0" w:color="auto"/>
        <w:right w:val="none" w:sz="0" w:space="0" w:color="auto"/>
      </w:divBdr>
    </w:div>
    <w:div w:id="1391222276">
      <w:bodyDiv w:val="1"/>
      <w:marLeft w:val="0"/>
      <w:marRight w:val="0"/>
      <w:marTop w:val="0"/>
      <w:marBottom w:val="0"/>
      <w:divBdr>
        <w:top w:val="none" w:sz="0" w:space="0" w:color="auto"/>
        <w:left w:val="none" w:sz="0" w:space="0" w:color="auto"/>
        <w:bottom w:val="none" w:sz="0" w:space="0" w:color="auto"/>
        <w:right w:val="none" w:sz="0" w:space="0" w:color="auto"/>
      </w:divBdr>
    </w:div>
    <w:div w:id="1398674503">
      <w:bodyDiv w:val="1"/>
      <w:marLeft w:val="0"/>
      <w:marRight w:val="0"/>
      <w:marTop w:val="0"/>
      <w:marBottom w:val="0"/>
      <w:divBdr>
        <w:top w:val="none" w:sz="0" w:space="0" w:color="auto"/>
        <w:left w:val="none" w:sz="0" w:space="0" w:color="auto"/>
        <w:bottom w:val="none" w:sz="0" w:space="0" w:color="auto"/>
        <w:right w:val="none" w:sz="0" w:space="0" w:color="auto"/>
      </w:divBdr>
    </w:div>
    <w:div w:id="1398742809">
      <w:bodyDiv w:val="1"/>
      <w:marLeft w:val="0"/>
      <w:marRight w:val="0"/>
      <w:marTop w:val="0"/>
      <w:marBottom w:val="0"/>
      <w:divBdr>
        <w:top w:val="none" w:sz="0" w:space="0" w:color="auto"/>
        <w:left w:val="none" w:sz="0" w:space="0" w:color="auto"/>
        <w:bottom w:val="none" w:sz="0" w:space="0" w:color="auto"/>
        <w:right w:val="none" w:sz="0" w:space="0" w:color="auto"/>
      </w:divBdr>
    </w:div>
    <w:div w:id="1404064627">
      <w:bodyDiv w:val="1"/>
      <w:marLeft w:val="0"/>
      <w:marRight w:val="0"/>
      <w:marTop w:val="0"/>
      <w:marBottom w:val="0"/>
      <w:divBdr>
        <w:top w:val="none" w:sz="0" w:space="0" w:color="auto"/>
        <w:left w:val="none" w:sz="0" w:space="0" w:color="auto"/>
        <w:bottom w:val="none" w:sz="0" w:space="0" w:color="auto"/>
        <w:right w:val="none" w:sz="0" w:space="0" w:color="auto"/>
      </w:divBdr>
      <w:divsChild>
        <w:div w:id="2057970295">
          <w:marLeft w:val="0"/>
          <w:marRight w:val="0"/>
          <w:marTop w:val="0"/>
          <w:marBottom w:val="0"/>
          <w:divBdr>
            <w:top w:val="none" w:sz="0" w:space="0" w:color="auto"/>
            <w:left w:val="none" w:sz="0" w:space="0" w:color="auto"/>
            <w:bottom w:val="none" w:sz="0" w:space="0" w:color="auto"/>
            <w:right w:val="none" w:sz="0" w:space="0" w:color="auto"/>
          </w:divBdr>
          <w:divsChild>
            <w:div w:id="713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0498">
      <w:bodyDiv w:val="1"/>
      <w:marLeft w:val="0"/>
      <w:marRight w:val="0"/>
      <w:marTop w:val="0"/>
      <w:marBottom w:val="0"/>
      <w:divBdr>
        <w:top w:val="none" w:sz="0" w:space="0" w:color="auto"/>
        <w:left w:val="none" w:sz="0" w:space="0" w:color="auto"/>
        <w:bottom w:val="none" w:sz="0" w:space="0" w:color="auto"/>
        <w:right w:val="none" w:sz="0" w:space="0" w:color="auto"/>
      </w:divBdr>
      <w:divsChild>
        <w:div w:id="1581523309">
          <w:marLeft w:val="0"/>
          <w:marRight w:val="0"/>
          <w:marTop w:val="0"/>
          <w:marBottom w:val="0"/>
          <w:divBdr>
            <w:top w:val="single" w:sz="2" w:space="0" w:color="auto"/>
            <w:left w:val="single" w:sz="2" w:space="0" w:color="auto"/>
            <w:bottom w:val="single" w:sz="2" w:space="0" w:color="auto"/>
            <w:right w:val="single" w:sz="2" w:space="0" w:color="auto"/>
          </w:divBdr>
        </w:div>
      </w:divsChild>
    </w:div>
    <w:div w:id="1438332685">
      <w:bodyDiv w:val="1"/>
      <w:marLeft w:val="0"/>
      <w:marRight w:val="0"/>
      <w:marTop w:val="0"/>
      <w:marBottom w:val="0"/>
      <w:divBdr>
        <w:top w:val="none" w:sz="0" w:space="0" w:color="auto"/>
        <w:left w:val="none" w:sz="0" w:space="0" w:color="auto"/>
        <w:bottom w:val="none" w:sz="0" w:space="0" w:color="auto"/>
        <w:right w:val="none" w:sz="0" w:space="0" w:color="auto"/>
      </w:divBdr>
    </w:div>
    <w:div w:id="1444035979">
      <w:bodyDiv w:val="1"/>
      <w:marLeft w:val="0"/>
      <w:marRight w:val="0"/>
      <w:marTop w:val="0"/>
      <w:marBottom w:val="0"/>
      <w:divBdr>
        <w:top w:val="none" w:sz="0" w:space="0" w:color="auto"/>
        <w:left w:val="none" w:sz="0" w:space="0" w:color="auto"/>
        <w:bottom w:val="none" w:sz="0" w:space="0" w:color="auto"/>
        <w:right w:val="none" w:sz="0" w:space="0" w:color="auto"/>
      </w:divBdr>
    </w:div>
    <w:div w:id="1451775096">
      <w:bodyDiv w:val="1"/>
      <w:marLeft w:val="0"/>
      <w:marRight w:val="0"/>
      <w:marTop w:val="0"/>
      <w:marBottom w:val="0"/>
      <w:divBdr>
        <w:top w:val="none" w:sz="0" w:space="0" w:color="auto"/>
        <w:left w:val="none" w:sz="0" w:space="0" w:color="auto"/>
        <w:bottom w:val="none" w:sz="0" w:space="0" w:color="auto"/>
        <w:right w:val="none" w:sz="0" w:space="0" w:color="auto"/>
      </w:divBdr>
    </w:div>
    <w:div w:id="1468352008">
      <w:bodyDiv w:val="1"/>
      <w:marLeft w:val="0"/>
      <w:marRight w:val="0"/>
      <w:marTop w:val="0"/>
      <w:marBottom w:val="0"/>
      <w:divBdr>
        <w:top w:val="none" w:sz="0" w:space="0" w:color="auto"/>
        <w:left w:val="none" w:sz="0" w:space="0" w:color="auto"/>
        <w:bottom w:val="none" w:sz="0" w:space="0" w:color="auto"/>
        <w:right w:val="none" w:sz="0" w:space="0" w:color="auto"/>
      </w:divBdr>
    </w:div>
    <w:div w:id="1496258417">
      <w:bodyDiv w:val="1"/>
      <w:marLeft w:val="0"/>
      <w:marRight w:val="0"/>
      <w:marTop w:val="0"/>
      <w:marBottom w:val="0"/>
      <w:divBdr>
        <w:top w:val="none" w:sz="0" w:space="0" w:color="auto"/>
        <w:left w:val="none" w:sz="0" w:space="0" w:color="auto"/>
        <w:bottom w:val="none" w:sz="0" w:space="0" w:color="auto"/>
        <w:right w:val="none" w:sz="0" w:space="0" w:color="auto"/>
      </w:divBdr>
    </w:div>
    <w:div w:id="1542089870">
      <w:bodyDiv w:val="1"/>
      <w:marLeft w:val="0"/>
      <w:marRight w:val="0"/>
      <w:marTop w:val="0"/>
      <w:marBottom w:val="0"/>
      <w:divBdr>
        <w:top w:val="none" w:sz="0" w:space="0" w:color="auto"/>
        <w:left w:val="none" w:sz="0" w:space="0" w:color="auto"/>
        <w:bottom w:val="none" w:sz="0" w:space="0" w:color="auto"/>
        <w:right w:val="none" w:sz="0" w:space="0" w:color="auto"/>
      </w:divBdr>
      <w:divsChild>
        <w:div w:id="1748649090">
          <w:marLeft w:val="0"/>
          <w:marRight w:val="0"/>
          <w:marTop w:val="0"/>
          <w:marBottom w:val="0"/>
          <w:divBdr>
            <w:top w:val="none" w:sz="0" w:space="0" w:color="auto"/>
            <w:left w:val="none" w:sz="0" w:space="0" w:color="auto"/>
            <w:bottom w:val="none" w:sz="0" w:space="0" w:color="auto"/>
            <w:right w:val="none" w:sz="0" w:space="0" w:color="auto"/>
          </w:divBdr>
          <w:divsChild>
            <w:div w:id="552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3266">
      <w:bodyDiv w:val="1"/>
      <w:marLeft w:val="0"/>
      <w:marRight w:val="0"/>
      <w:marTop w:val="0"/>
      <w:marBottom w:val="0"/>
      <w:divBdr>
        <w:top w:val="none" w:sz="0" w:space="0" w:color="auto"/>
        <w:left w:val="none" w:sz="0" w:space="0" w:color="auto"/>
        <w:bottom w:val="none" w:sz="0" w:space="0" w:color="auto"/>
        <w:right w:val="none" w:sz="0" w:space="0" w:color="auto"/>
      </w:divBdr>
    </w:div>
    <w:div w:id="1575355707">
      <w:bodyDiv w:val="1"/>
      <w:marLeft w:val="0"/>
      <w:marRight w:val="0"/>
      <w:marTop w:val="0"/>
      <w:marBottom w:val="0"/>
      <w:divBdr>
        <w:top w:val="none" w:sz="0" w:space="0" w:color="auto"/>
        <w:left w:val="none" w:sz="0" w:space="0" w:color="auto"/>
        <w:bottom w:val="none" w:sz="0" w:space="0" w:color="auto"/>
        <w:right w:val="none" w:sz="0" w:space="0" w:color="auto"/>
      </w:divBdr>
    </w:div>
    <w:div w:id="1580098738">
      <w:bodyDiv w:val="1"/>
      <w:marLeft w:val="0"/>
      <w:marRight w:val="0"/>
      <w:marTop w:val="0"/>
      <w:marBottom w:val="0"/>
      <w:divBdr>
        <w:top w:val="none" w:sz="0" w:space="0" w:color="auto"/>
        <w:left w:val="none" w:sz="0" w:space="0" w:color="auto"/>
        <w:bottom w:val="none" w:sz="0" w:space="0" w:color="auto"/>
        <w:right w:val="none" w:sz="0" w:space="0" w:color="auto"/>
      </w:divBdr>
    </w:div>
    <w:div w:id="1603025363">
      <w:bodyDiv w:val="1"/>
      <w:marLeft w:val="0"/>
      <w:marRight w:val="0"/>
      <w:marTop w:val="0"/>
      <w:marBottom w:val="0"/>
      <w:divBdr>
        <w:top w:val="none" w:sz="0" w:space="0" w:color="auto"/>
        <w:left w:val="none" w:sz="0" w:space="0" w:color="auto"/>
        <w:bottom w:val="none" w:sz="0" w:space="0" w:color="auto"/>
        <w:right w:val="none" w:sz="0" w:space="0" w:color="auto"/>
      </w:divBdr>
      <w:divsChild>
        <w:div w:id="949435572">
          <w:marLeft w:val="0"/>
          <w:marRight w:val="0"/>
          <w:marTop w:val="0"/>
          <w:marBottom w:val="0"/>
          <w:divBdr>
            <w:top w:val="none" w:sz="0" w:space="0" w:color="auto"/>
            <w:left w:val="none" w:sz="0" w:space="0" w:color="auto"/>
            <w:bottom w:val="none" w:sz="0" w:space="0" w:color="auto"/>
            <w:right w:val="none" w:sz="0" w:space="0" w:color="auto"/>
          </w:divBdr>
          <w:divsChild>
            <w:div w:id="14577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5140">
      <w:bodyDiv w:val="1"/>
      <w:marLeft w:val="0"/>
      <w:marRight w:val="0"/>
      <w:marTop w:val="0"/>
      <w:marBottom w:val="0"/>
      <w:divBdr>
        <w:top w:val="none" w:sz="0" w:space="0" w:color="auto"/>
        <w:left w:val="none" w:sz="0" w:space="0" w:color="auto"/>
        <w:bottom w:val="none" w:sz="0" w:space="0" w:color="auto"/>
        <w:right w:val="none" w:sz="0" w:space="0" w:color="auto"/>
      </w:divBdr>
    </w:div>
    <w:div w:id="1658609120">
      <w:bodyDiv w:val="1"/>
      <w:marLeft w:val="0"/>
      <w:marRight w:val="0"/>
      <w:marTop w:val="0"/>
      <w:marBottom w:val="0"/>
      <w:divBdr>
        <w:top w:val="none" w:sz="0" w:space="0" w:color="auto"/>
        <w:left w:val="none" w:sz="0" w:space="0" w:color="auto"/>
        <w:bottom w:val="none" w:sz="0" w:space="0" w:color="auto"/>
        <w:right w:val="none" w:sz="0" w:space="0" w:color="auto"/>
      </w:divBdr>
    </w:div>
    <w:div w:id="1667782746">
      <w:bodyDiv w:val="1"/>
      <w:marLeft w:val="0"/>
      <w:marRight w:val="0"/>
      <w:marTop w:val="0"/>
      <w:marBottom w:val="0"/>
      <w:divBdr>
        <w:top w:val="none" w:sz="0" w:space="0" w:color="auto"/>
        <w:left w:val="none" w:sz="0" w:space="0" w:color="auto"/>
        <w:bottom w:val="none" w:sz="0" w:space="0" w:color="auto"/>
        <w:right w:val="none" w:sz="0" w:space="0" w:color="auto"/>
      </w:divBdr>
    </w:div>
    <w:div w:id="1678580184">
      <w:bodyDiv w:val="1"/>
      <w:marLeft w:val="0"/>
      <w:marRight w:val="0"/>
      <w:marTop w:val="0"/>
      <w:marBottom w:val="0"/>
      <w:divBdr>
        <w:top w:val="none" w:sz="0" w:space="0" w:color="auto"/>
        <w:left w:val="none" w:sz="0" w:space="0" w:color="auto"/>
        <w:bottom w:val="none" w:sz="0" w:space="0" w:color="auto"/>
        <w:right w:val="none" w:sz="0" w:space="0" w:color="auto"/>
      </w:divBdr>
    </w:div>
    <w:div w:id="1680693148">
      <w:bodyDiv w:val="1"/>
      <w:marLeft w:val="0"/>
      <w:marRight w:val="0"/>
      <w:marTop w:val="0"/>
      <w:marBottom w:val="0"/>
      <w:divBdr>
        <w:top w:val="none" w:sz="0" w:space="0" w:color="auto"/>
        <w:left w:val="none" w:sz="0" w:space="0" w:color="auto"/>
        <w:bottom w:val="none" w:sz="0" w:space="0" w:color="auto"/>
        <w:right w:val="none" w:sz="0" w:space="0" w:color="auto"/>
      </w:divBdr>
    </w:div>
    <w:div w:id="1685355451">
      <w:bodyDiv w:val="1"/>
      <w:marLeft w:val="0"/>
      <w:marRight w:val="0"/>
      <w:marTop w:val="0"/>
      <w:marBottom w:val="0"/>
      <w:divBdr>
        <w:top w:val="none" w:sz="0" w:space="0" w:color="auto"/>
        <w:left w:val="none" w:sz="0" w:space="0" w:color="auto"/>
        <w:bottom w:val="none" w:sz="0" w:space="0" w:color="auto"/>
        <w:right w:val="none" w:sz="0" w:space="0" w:color="auto"/>
      </w:divBdr>
      <w:divsChild>
        <w:div w:id="943196754">
          <w:marLeft w:val="0"/>
          <w:marRight w:val="0"/>
          <w:marTop w:val="0"/>
          <w:marBottom w:val="0"/>
          <w:divBdr>
            <w:top w:val="none" w:sz="0" w:space="0" w:color="auto"/>
            <w:left w:val="none" w:sz="0" w:space="0" w:color="auto"/>
            <w:bottom w:val="none" w:sz="0" w:space="0" w:color="auto"/>
            <w:right w:val="none" w:sz="0" w:space="0" w:color="auto"/>
          </w:divBdr>
          <w:divsChild>
            <w:div w:id="11596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0988">
      <w:bodyDiv w:val="1"/>
      <w:marLeft w:val="0"/>
      <w:marRight w:val="0"/>
      <w:marTop w:val="0"/>
      <w:marBottom w:val="0"/>
      <w:divBdr>
        <w:top w:val="none" w:sz="0" w:space="0" w:color="auto"/>
        <w:left w:val="none" w:sz="0" w:space="0" w:color="auto"/>
        <w:bottom w:val="none" w:sz="0" w:space="0" w:color="auto"/>
        <w:right w:val="none" w:sz="0" w:space="0" w:color="auto"/>
      </w:divBdr>
    </w:div>
    <w:div w:id="1696226520">
      <w:bodyDiv w:val="1"/>
      <w:marLeft w:val="0"/>
      <w:marRight w:val="0"/>
      <w:marTop w:val="0"/>
      <w:marBottom w:val="0"/>
      <w:divBdr>
        <w:top w:val="none" w:sz="0" w:space="0" w:color="auto"/>
        <w:left w:val="none" w:sz="0" w:space="0" w:color="auto"/>
        <w:bottom w:val="none" w:sz="0" w:space="0" w:color="auto"/>
        <w:right w:val="none" w:sz="0" w:space="0" w:color="auto"/>
      </w:divBdr>
      <w:divsChild>
        <w:div w:id="411707647">
          <w:marLeft w:val="0"/>
          <w:marRight w:val="0"/>
          <w:marTop w:val="0"/>
          <w:marBottom w:val="0"/>
          <w:divBdr>
            <w:top w:val="none" w:sz="0" w:space="0" w:color="auto"/>
            <w:left w:val="none" w:sz="0" w:space="0" w:color="auto"/>
            <w:bottom w:val="none" w:sz="0" w:space="0" w:color="auto"/>
            <w:right w:val="none" w:sz="0" w:space="0" w:color="auto"/>
          </w:divBdr>
          <w:divsChild>
            <w:div w:id="19303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383">
      <w:bodyDiv w:val="1"/>
      <w:marLeft w:val="0"/>
      <w:marRight w:val="0"/>
      <w:marTop w:val="0"/>
      <w:marBottom w:val="0"/>
      <w:divBdr>
        <w:top w:val="none" w:sz="0" w:space="0" w:color="auto"/>
        <w:left w:val="none" w:sz="0" w:space="0" w:color="auto"/>
        <w:bottom w:val="none" w:sz="0" w:space="0" w:color="auto"/>
        <w:right w:val="none" w:sz="0" w:space="0" w:color="auto"/>
      </w:divBdr>
    </w:div>
    <w:div w:id="1711027685">
      <w:bodyDiv w:val="1"/>
      <w:marLeft w:val="0"/>
      <w:marRight w:val="0"/>
      <w:marTop w:val="0"/>
      <w:marBottom w:val="0"/>
      <w:divBdr>
        <w:top w:val="none" w:sz="0" w:space="0" w:color="auto"/>
        <w:left w:val="none" w:sz="0" w:space="0" w:color="auto"/>
        <w:bottom w:val="none" w:sz="0" w:space="0" w:color="auto"/>
        <w:right w:val="none" w:sz="0" w:space="0" w:color="auto"/>
      </w:divBdr>
    </w:div>
    <w:div w:id="1711539642">
      <w:bodyDiv w:val="1"/>
      <w:marLeft w:val="0"/>
      <w:marRight w:val="0"/>
      <w:marTop w:val="0"/>
      <w:marBottom w:val="0"/>
      <w:divBdr>
        <w:top w:val="none" w:sz="0" w:space="0" w:color="auto"/>
        <w:left w:val="none" w:sz="0" w:space="0" w:color="auto"/>
        <w:bottom w:val="none" w:sz="0" w:space="0" w:color="auto"/>
        <w:right w:val="none" w:sz="0" w:space="0" w:color="auto"/>
      </w:divBdr>
      <w:divsChild>
        <w:div w:id="1904871017">
          <w:marLeft w:val="0"/>
          <w:marRight w:val="0"/>
          <w:marTop w:val="0"/>
          <w:marBottom w:val="0"/>
          <w:divBdr>
            <w:top w:val="none" w:sz="0" w:space="0" w:color="auto"/>
            <w:left w:val="none" w:sz="0" w:space="0" w:color="auto"/>
            <w:bottom w:val="none" w:sz="0" w:space="0" w:color="auto"/>
            <w:right w:val="none" w:sz="0" w:space="0" w:color="auto"/>
          </w:divBdr>
          <w:divsChild>
            <w:div w:id="11239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4631">
      <w:bodyDiv w:val="1"/>
      <w:marLeft w:val="0"/>
      <w:marRight w:val="0"/>
      <w:marTop w:val="0"/>
      <w:marBottom w:val="0"/>
      <w:divBdr>
        <w:top w:val="none" w:sz="0" w:space="0" w:color="auto"/>
        <w:left w:val="none" w:sz="0" w:space="0" w:color="auto"/>
        <w:bottom w:val="none" w:sz="0" w:space="0" w:color="auto"/>
        <w:right w:val="none" w:sz="0" w:space="0" w:color="auto"/>
      </w:divBdr>
    </w:div>
    <w:div w:id="1730492964">
      <w:bodyDiv w:val="1"/>
      <w:marLeft w:val="0"/>
      <w:marRight w:val="0"/>
      <w:marTop w:val="0"/>
      <w:marBottom w:val="0"/>
      <w:divBdr>
        <w:top w:val="none" w:sz="0" w:space="0" w:color="auto"/>
        <w:left w:val="none" w:sz="0" w:space="0" w:color="auto"/>
        <w:bottom w:val="none" w:sz="0" w:space="0" w:color="auto"/>
        <w:right w:val="none" w:sz="0" w:space="0" w:color="auto"/>
      </w:divBdr>
    </w:div>
    <w:div w:id="1750348201">
      <w:bodyDiv w:val="1"/>
      <w:marLeft w:val="0"/>
      <w:marRight w:val="0"/>
      <w:marTop w:val="0"/>
      <w:marBottom w:val="0"/>
      <w:divBdr>
        <w:top w:val="none" w:sz="0" w:space="0" w:color="auto"/>
        <w:left w:val="none" w:sz="0" w:space="0" w:color="auto"/>
        <w:bottom w:val="none" w:sz="0" w:space="0" w:color="auto"/>
        <w:right w:val="none" w:sz="0" w:space="0" w:color="auto"/>
      </w:divBdr>
    </w:div>
    <w:div w:id="1776948043">
      <w:bodyDiv w:val="1"/>
      <w:marLeft w:val="0"/>
      <w:marRight w:val="0"/>
      <w:marTop w:val="0"/>
      <w:marBottom w:val="0"/>
      <w:divBdr>
        <w:top w:val="none" w:sz="0" w:space="0" w:color="auto"/>
        <w:left w:val="none" w:sz="0" w:space="0" w:color="auto"/>
        <w:bottom w:val="none" w:sz="0" w:space="0" w:color="auto"/>
        <w:right w:val="none" w:sz="0" w:space="0" w:color="auto"/>
      </w:divBdr>
    </w:div>
    <w:div w:id="1788691810">
      <w:bodyDiv w:val="1"/>
      <w:marLeft w:val="0"/>
      <w:marRight w:val="0"/>
      <w:marTop w:val="0"/>
      <w:marBottom w:val="0"/>
      <w:divBdr>
        <w:top w:val="none" w:sz="0" w:space="0" w:color="auto"/>
        <w:left w:val="none" w:sz="0" w:space="0" w:color="auto"/>
        <w:bottom w:val="none" w:sz="0" w:space="0" w:color="auto"/>
        <w:right w:val="none" w:sz="0" w:space="0" w:color="auto"/>
      </w:divBdr>
    </w:div>
    <w:div w:id="1794447236">
      <w:bodyDiv w:val="1"/>
      <w:marLeft w:val="0"/>
      <w:marRight w:val="0"/>
      <w:marTop w:val="0"/>
      <w:marBottom w:val="0"/>
      <w:divBdr>
        <w:top w:val="none" w:sz="0" w:space="0" w:color="auto"/>
        <w:left w:val="none" w:sz="0" w:space="0" w:color="auto"/>
        <w:bottom w:val="none" w:sz="0" w:space="0" w:color="auto"/>
        <w:right w:val="none" w:sz="0" w:space="0" w:color="auto"/>
      </w:divBdr>
    </w:div>
    <w:div w:id="1796674028">
      <w:bodyDiv w:val="1"/>
      <w:marLeft w:val="0"/>
      <w:marRight w:val="0"/>
      <w:marTop w:val="0"/>
      <w:marBottom w:val="0"/>
      <w:divBdr>
        <w:top w:val="none" w:sz="0" w:space="0" w:color="auto"/>
        <w:left w:val="none" w:sz="0" w:space="0" w:color="auto"/>
        <w:bottom w:val="none" w:sz="0" w:space="0" w:color="auto"/>
        <w:right w:val="none" w:sz="0" w:space="0" w:color="auto"/>
      </w:divBdr>
    </w:div>
    <w:div w:id="1802113229">
      <w:bodyDiv w:val="1"/>
      <w:marLeft w:val="0"/>
      <w:marRight w:val="0"/>
      <w:marTop w:val="0"/>
      <w:marBottom w:val="0"/>
      <w:divBdr>
        <w:top w:val="none" w:sz="0" w:space="0" w:color="auto"/>
        <w:left w:val="none" w:sz="0" w:space="0" w:color="auto"/>
        <w:bottom w:val="none" w:sz="0" w:space="0" w:color="auto"/>
        <w:right w:val="none" w:sz="0" w:space="0" w:color="auto"/>
      </w:divBdr>
      <w:divsChild>
        <w:div w:id="1350330872">
          <w:marLeft w:val="0"/>
          <w:marRight w:val="0"/>
          <w:marTop w:val="0"/>
          <w:marBottom w:val="0"/>
          <w:divBdr>
            <w:top w:val="single" w:sz="2" w:space="0" w:color="auto"/>
            <w:left w:val="single" w:sz="2" w:space="0" w:color="auto"/>
            <w:bottom w:val="single" w:sz="2" w:space="0" w:color="auto"/>
            <w:right w:val="single" w:sz="2" w:space="0" w:color="auto"/>
          </w:divBdr>
        </w:div>
      </w:divsChild>
    </w:div>
    <w:div w:id="1804302547">
      <w:bodyDiv w:val="1"/>
      <w:marLeft w:val="0"/>
      <w:marRight w:val="0"/>
      <w:marTop w:val="0"/>
      <w:marBottom w:val="0"/>
      <w:divBdr>
        <w:top w:val="none" w:sz="0" w:space="0" w:color="auto"/>
        <w:left w:val="none" w:sz="0" w:space="0" w:color="auto"/>
        <w:bottom w:val="none" w:sz="0" w:space="0" w:color="auto"/>
        <w:right w:val="none" w:sz="0" w:space="0" w:color="auto"/>
      </w:divBdr>
      <w:divsChild>
        <w:div w:id="1560358071">
          <w:marLeft w:val="0"/>
          <w:marRight w:val="0"/>
          <w:marTop w:val="0"/>
          <w:marBottom w:val="0"/>
          <w:divBdr>
            <w:top w:val="none" w:sz="0" w:space="0" w:color="auto"/>
            <w:left w:val="none" w:sz="0" w:space="0" w:color="auto"/>
            <w:bottom w:val="none" w:sz="0" w:space="0" w:color="auto"/>
            <w:right w:val="none" w:sz="0" w:space="0" w:color="auto"/>
          </w:divBdr>
          <w:divsChild>
            <w:div w:id="1303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4302">
      <w:bodyDiv w:val="1"/>
      <w:marLeft w:val="0"/>
      <w:marRight w:val="0"/>
      <w:marTop w:val="0"/>
      <w:marBottom w:val="0"/>
      <w:divBdr>
        <w:top w:val="none" w:sz="0" w:space="0" w:color="auto"/>
        <w:left w:val="none" w:sz="0" w:space="0" w:color="auto"/>
        <w:bottom w:val="none" w:sz="0" w:space="0" w:color="auto"/>
        <w:right w:val="none" w:sz="0" w:space="0" w:color="auto"/>
      </w:divBdr>
    </w:div>
    <w:div w:id="1827235628">
      <w:bodyDiv w:val="1"/>
      <w:marLeft w:val="0"/>
      <w:marRight w:val="0"/>
      <w:marTop w:val="0"/>
      <w:marBottom w:val="0"/>
      <w:divBdr>
        <w:top w:val="none" w:sz="0" w:space="0" w:color="auto"/>
        <w:left w:val="none" w:sz="0" w:space="0" w:color="auto"/>
        <w:bottom w:val="none" w:sz="0" w:space="0" w:color="auto"/>
        <w:right w:val="none" w:sz="0" w:space="0" w:color="auto"/>
      </w:divBdr>
      <w:divsChild>
        <w:div w:id="849029853">
          <w:marLeft w:val="0"/>
          <w:marRight w:val="0"/>
          <w:marTop w:val="0"/>
          <w:marBottom w:val="0"/>
          <w:divBdr>
            <w:top w:val="none" w:sz="0" w:space="0" w:color="auto"/>
            <w:left w:val="none" w:sz="0" w:space="0" w:color="auto"/>
            <w:bottom w:val="none" w:sz="0" w:space="0" w:color="auto"/>
            <w:right w:val="none" w:sz="0" w:space="0" w:color="auto"/>
          </w:divBdr>
          <w:divsChild>
            <w:div w:id="13503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776">
      <w:bodyDiv w:val="1"/>
      <w:marLeft w:val="0"/>
      <w:marRight w:val="0"/>
      <w:marTop w:val="0"/>
      <w:marBottom w:val="0"/>
      <w:divBdr>
        <w:top w:val="none" w:sz="0" w:space="0" w:color="auto"/>
        <w:left w:val="none" w:sz="0" w:space="0" w:color="auto"/>
        <w:bottom w:val="none" w:sz="0" w:space="0" w:color="auto"/>
        <w:right w:val="none" w:sz="0" w:space="0" w:color="auto"/>
      </w:divBdr>
      <w:divsChild>
        <w:div w:id="1616523504">
          <w:marLeft w:val="0"/>
          <w:marRight w:val="0"/>
          <w:marTop w:val="0"/>
          <w:marBottom w:val="0"/>
          <w:divBdr>
            <w:top w:val="none" w:sz="0" w:space="0" w:color="auto"/>
            <w:left w:val="none" w:sz="0" w:space="0" w:color="auto"/>
            <w:bottom w:val="none" w:sz="0" w:space="0" w:color="auto"/>
            <w:right w:val="none" w:sz="0" w:space="0" w:color="auto"/>
          </w:divBdr>
          <w:divsChild>
            <w:div w:id="13652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59907">
      <w:bodyDiv w:val="1"/>
      <w:marLeft w:val="0"/>
      <w:marRight w:val="0"/>
      <w:marTop w:val="0"/>
      <w:marBottom w:val="0"/>
      <w:divBdr>
        <w:top w:val="none" w:sz="0" w:space="0" w:color="auto"/>
        <w:left w:val="none" w:sz="0" w:space="0" w:color="auto"/>
        <w:bottom w:val="none" w:sz="0" w:space="0" w:color="auto"/>
        <w:right w:val="none" w:sz="0" w:space="0" w:color="auto"/>
      </w:divBdr>
    </w:div>
    <w:div w:id="1847161997">
      <w:bodyDiv w:val="1"/>
      <w:marLeft w:val="0"/>
      <w:marRight w:val="0"/>
      <w:marTop w:val="0"/>
      <w:marBottom w:val="0"/>
      <w:divBdr>
        <w:top w:val="none" w:sz="0" w:space="0" w:color="auto"/>
        <w:left w:val="none" w:sz="0" w:space="0" w:color="auto"/>
        <w:bottom w:val="none" w:sz="0" w:space="0" w:color="auto"/>
        <w:right w:val="none" w:sz="0" w:space="0" w:color="auto"/>
      </w:divBdr>
    </w:div>
    <w:div w:id="1854103829">
      <w:bodyDiv w:val="1"/>
      <w:marLeft w:val="0"/>
      <w:marRight w:val="0"/>
      <w:marTop w:val="0"/>
      <w:marBottom w:val="0"/>
      <w:divBdr>
        <w:top w:val="none" w:sz="0" w:space="0" w:color="auto"/>
        <w:left w:val="none" w:sz="0" w:space="0" w:color="auto"/>
        <w:bottom w:val="none" w:sz="0" w:space="0" w:color="auto"/>
        <w:right w:val="none" w:sz="0" w:space="0" w:color="auto"/>
      </w:divBdr>
    </w:div>
    <w:div w:id="1865705507">
      <w:bodyDiv w:val="1"/>
      <w:marLeft w:val="0"/>
      <w:marRight w:val="0"/>
      <w:marTop w:val="0"/>
      <w:marBottom w:val="0"/>
      <w:divBdr>
        <w:top w:val="none" w:sz="0" w:space="0" w:color="auto"/>
        <w:left w:val="none" w:sz="0" w:space="0" w:color="auto"/>
        <w:bottom w:val="none" w:sz="0" w:space="0" w:color="auto"/>
        <w:right w:val="none" w:sz="0" w:space="0" w:color="auto"/>
      </w:divBdr>
    </w:div>
    <w:div w:id="1878856704">
      <w:bodyDiv w:val="1"/>
      <w:marLeft w:val="0"/>
      <w:marRight w:val="0"/>
      <w:marTop w:val="0"/>
      <w:marBottom w:val="0"/>
      <w:divBdr>
        <w:top w:val="none" w:sz="0" w:space="0" w:color="auto"/>
        <w:left w:val="none" w:sz="0" w:space="0" w:color="auto"/>
        <w:bottom w:val="none" w:sz="0" w:space="0" w:color="auto"/>
        <w:right w:val="none" w:sz="0" w:space="0" w:color="auto"/>
      </w:divBdr>
    </w:div>
    <w:div w:id="1893540075">
      <w:bodyDiv w:val="1"/>
      <w:marLeft w:val="0"/>
      <w:marRight w:val="0"/>
      <w:marTop w:val="0"/>
      <w:marBottom w:val="0"/>
      <w:divBdr>
        <w:top w:val="none" w:sz="0" w:space="0" w:color="auto"/>
        <w:left w:val="none" w:sz="0" w:space="0" w:color="auto"/>
        <w:bottom w:val="none" w:sz="0" w:space="0" w:color="auto"/>
        <w:right w:val="none" w:sz="0" w:space="0" w:color="auto"/>
      </w:divBdr>
    </w:div>
    <w:div w:id="1895237641">
      <w:bodyDiv w:val="1"/>
      <w:marLeft w:val="0"/>
      <w:marRight w:val="0"/>
      <w:marTop w:val="0"/>
      <w:marBottom w:val="0"/>
      <w:divBdr>
        <w:top w:val="none" w:sz="0" w:space="0" w:color="auto"/>
        <w:left w:val="none" w:sz="0" w:space="0" w:color="auto"/>
        <w:bottom w:val="none" w:sz="0" w:space="0" w:color="auto"/>
        <w:right w:val="none" w:sz="0" w:space="0" w:color="auto"/>
      </w:divBdr>
    </w:div>
    <w:div w:id="1897350479">
      <w:bodyDiv w:val="1"/>
      <w:marLeft w:val="0"/>
      <w:marRight w:val="0"/>
      <w:marTop w:val="0"/>
      <w:marBottom w:val="0"/>
      <w:divBdr>
        <w:top w:val="none" w:sz="0" w:space="0" w:color="auto"/>
        <w:left w:val="none" w:sz="0" w:space="0" w:color="auto"/>
        <w:bottom w:val="none" w:sz="0" w:space="0" w:color="auto"/>
        <w:right w:val="none" w:sz="0" w:space="0" w:color="auto"/>
      </w:divBdr>
    </w:div>
    <w:div w:id="1934706442">
      <w:bodyDiv w:val="1"/>
      <w:marLeft w:val="0"/>
      <w:marRight w:val="0"/>
      <w:marTop w:val="0"/>
      <w:marBottom w:val="0"/>
      <w:divBdr>
        <w:top w:val="none" w:sz="0" w:space="0" w:color="auto"/>
        <w:left w:val="none" w:sz="0" w:space="0" w:color="auto"/>
        <w:bottom w:val="none" w:sz="0" w:space="0" w:color="auto"/>
        <w:right w:val="none" w:sz="0" w:space="0" w:color="auto"/>
      </w:divBdr>
    </w:div>
    <w:div w:id="1947691022">
      <w:bodyDiv w:val="1"/>
      <w:marLeft w:val="0"/>
      <w:marRight w:val="0"/>
      <w:marTop w:val="0"/>
      <w:marBottom w:val="0"/>
      <w:divBdr>
        <w:top w:val="none" w:sz="0" w:space="0" w:color="auto"/>
        <w:left w:val="none" w:sz="0" w:space="0" w:color="auto"/>
        <w:bottom w:val="none" w:sz="0" w:space="0" w:color="auto"/>
        <w:right w:val="none" w:sz="0" w:space="0" w:color="auto"/>
      </w:divBdr>
    </w:div>
    <w:div w:id="1955206467">
      <w:bodyDiv w:val="1"/>
      <w:marLeft w:val="0"/>
      <w:marRight w:val="0"/>
      <w:marTop w:val="0"/>
      <w:marBottom w:val="0"/>
      <w:divBdr>
        <w:top w:val="none" w:sz="0" w:space="0" w:color="auto"/>
        <w:left w:val="none" w:sz="0" w:space="0" w:color="auto"/>
        <w:bottom w:val="none" w:sz="0" w:space="0" w:color="auto"/>
        <w:right w:val="none" w:sz="0" w:space="0" w:color="auto"/>
      </w:divBdr>
    </w:div>
    <w:div w:id="1957172886">
      <w:bodyDiv w:val="1"/>
      <w:marLeft w:val="0"/>
      <w:marRight w:val="0"/>
      <w:marTop w:val="0"/>
      <w:marBottom w:val="0"/>
      <w:divBdr>
        <w:top w:val="none" w:sz="0" w:space="0" w:color="auto"/>
        <w:left w:val="none" w:sz="0" w:space="0" w:color="auto"/>
        <w:bottom w:val="none" w:sz="0" w:space="0" w:color="auto"/>
        <w:right w:val="none" w:sz="0" w:space="0" w:color="auto"/>
      </w:divBdr>
      <w:divsChild>
        <w:div w:id="37709033">
          <w:marLeft w:val="0"/>
          <w:marRight w:val="0"/>
          <w:marTop w:val="0"/>
          <w:marBottom w:val="0"/>
          <w:divBdr>
            <w:top w:val="none" w:sz="0" w:space="0" w:color="auto"/>
            <w:left w:val="none" w:sz="0" w:space="0" w:color="auto"/>
            <w:bottom w:val="none" w:sz="0" w:space="0" w:color="auto"/>
            <w:right w:val="none" w:sz="0" w:space="0" w:color="auto"/>
          </w:divBdr>
          <w:divsChild>
            <w:div w:id="20210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4235">
      <w:bodyDiv w:val="1"/>
      <w:marLeft w:val="0"/>
      <w:marRight w:val="0"/>
      <w:marTop w:val="0"/>
      <w:marBottom w:val="0"/>
      <w:divBdr>
        <w:top w:val="none" w:sz="0" w:space="0" w:color="auto"/>
        <w:left w:val="none" w:sz="0" w:space="0" w:color="auto"/>
        <w:bottom w:val="none" w:sz="0" w:space="0" w:color="auto"/>
        <w:right w:val="none" w:sz="0" w:space="0" w:color="auto"/>
      </w:divBdr>
    </w:div>
    <w:div w:id="1980377353">
      <w:bodyDiv w:val="1"/>
      <w:marLeft w:val="0"/>
      <w:marRight w:val="0"/>
      <w:marTop w:val="0"/>
      <w:marBottom w:val="0"/>
      <w:divBdr>
        <w:top w:val="none" w:sz="0" w:space="0" w:color="auto"/>
        <w:left w:val="none" w:sz="0" w:space="0" w:color="auto"/>
        <w:bottom w:val="none" w:sz="0" w:space="0" w:color="auto"/>
        <w:right w:val="none" w:sz="0" w:space="0" w:color="auto"/>
      </w:divBdr>
      <w:divsChild>
        <w:div w:id="138958959">
          <w:marLeft w:val="0"/>
          <w:marRight w:val="0"/>
          <w:marTop w:val="0"/>
          <w:marBottom w:val="0"/>
          <w:divBdr>
            <w:top w:val="single" w:sz="2" w:space="0" w:color="auto"/>
            <w:left w:val="single" w:sz="2" w:space="0" w:color="auto"/>
            <w:bottom w:val="single" w:sz="2" w:space="0" w:color="auto"/>
            <w:right w:val="single" w:sz="2" w:space="0" w:color="auto"/>
          </w:divBdr>
        </w:div>
      </w:divsChild>
    </w:div>
    <w:div w:id="1995834412">
      <w:bodyDiv w:val="1"/>
      <w:marLeft w:val="0"/>
      <w:marRight w:val="0"/>
      <w:marTop w:val="0"/>
      <w:marBottom w:val="0"/>
      <w:divBdr>
        <w:top w:val="none" w:sz="0" w:space="0" w:color="auto"/>
        <w:left w:val="none" w:sz="0" w:space="0" w:color="auto"/>
        <w:bottom w:val="none" w:sz="0" w:space="0" w:color="auto"/>
        <w:right w:val="none" w:sz="0" w:space="0" w:color="auto"/>
      </w:divBdr>
    </w:div>
    <w:div w:id="1996101953">
      <w:bodyDiv w:val="1"/>
      <w:marLeft w:val="0"/>
      <w:marRight w:val="0"/>
      <w:marTop w:val="0"/>
      <w:marBottom w:val="0"/>
      <w:divBdr>
        <w:top w:val="none" w:sz="0" w:space="0" w:color="auto"/>
        <w:left w:val="none" w:sz="0" w:space="0" w:color="auto"/>
        <w:bottom w:val="none" w:sz="0" w:space="0" w:color="auto"/>
        <w:right w:val="none" w:sz="0" w:space="0" w:color="auto"/>
      </w:divBdr>
    </w:div>
    <w:div w:id="2015380994">
      <w:bodyDiv w:val="1"/>
      <w:marLeft w:val="0"/>
      <w:marRight w:val="0"/>
      <w:marTop w:val="0"/>
      <w:marBottom w:val="0"/>
      <w:divBdr>
        <w:top w:val="none" w:sz="0" w:space="0" w:color="auto"/>
        <w:left w:val="none" w:sz="0" w:space="0" w:color="auto"/>
        <w:bottom w:val="none" w:sz="0" w:space="0" w:color="auto"/>
        <w:right w:val="none" w:sz="0" w:space="0" w:color="auto"/>
      </w:divBdr>
    </w:div>
    <w:div w:id="2033458412">
      <w:bodyDiv w:val="1"/>
      <w:marLeft w:val="0"/>
      <w:marRight w:val="0"/>
      <w:marTop w:val="0"/>
      <w:marBottom w:val="0"/>
      <w:divBdr>
        <w:top w:val="none" w:sz="0" w:space="0" w:color="auto"/>
        <w:left w:val="none" w:sz="0" w:space="0" w:color="auto"/>
        <w:bottom w:val="none" w:sz="0" w:space="0" w:color="auto"/>
        <w:right w:val="none" w:sz="0" w:space="0" w:color="auto"/>
      </w:divBdr>
    </w:div>
    <w:div w:id="2041735732">
      <w:bodyDiv w:val="1"/>
      <w:marLeft w:val="0"/>
      <w:marRight w:val="0"/>
      <w:marTop w:val="0"/>
      <w:marBottom w:val="0"/>
      <w:divBdr>
        <w:top w:val="none" w:sz="0" w:space="0" w:color="auto"/>
        <w:left w:val="none" w:sz="0" w:space="0" w:color="auto"/>
        <w:bottom w:val="none" w:sz="0" w:space="0" w:color="auto"/>
        <w:right w:val="none" w:sz="0" w:space="0" w:color="auto"/>
      </w:divBdr>
    </w:div>
    <w:div w:id="2072851679">
      <w:bodyDiv w:val="1"/>
      <w:marLeft w:val="0"/>
      <w:marRight w:val="0"/>
      <w:marTop w:val="0"/>
      <w:marBottom w:val="0"/>
      <w:divBdr>
        <w:top w:val="none" w:sz="0" w:space="0" w:color="auto"/>
        <w:left w:val="none" w:sz="0" w:space="0" w:color="auto"/>
        <w:bottom w:val="none" w:sz="0" w:space="0" w:color="auto"/>
        <w:right w:val="none" w:sz="0" w:space="0" w:color="auto"/>
      </w:divBdr>
    </w:div>
    <w:div w:id="2073893921">
      <w:bodyDiv w:val="1"/>
      <w:marLeft w:val="0"/>
      <w:marRight w:val="0"/>
      <w:marTop w:val="0"/>
      <w:marBottom w:val="0"/>
      <w:divBdr>
        <w:top w:val="none" w:sz="0" w:space="0" w:color="auto"/>
        <w:left w:val="none" w:sz="0" w:space="0" w:color="auto"/>
        <w:bottom w:val="none" w:sz="0" w:space="0" w:color="auto"/>
        <w:right w:val="none" w:sz="0" w:space="0" w:color="auto"/>
      </w:divBdr>
    </w:div>
    <w:div w:id="2097087514">
      <w:bodyDiv w:val="1"/>
      <w:marLeft w:val="0"/>
      <w:marRight w:val="0"/>
      <w:marTop w:val="0"/>
      <w:marBottom w:val="0"/>
      <w:divBdr>
        <w:top w:val="none" w:sz="0" w:space="0" w:color="auto"/>
        <w:left w:val="none" w:sz="0" w:space="0" w:color="auto"/>
        <w:bottom w:val="none" w:sz="0" w:space="0" w:color="auto"/>
        <w:right w:val="none" w:sz="0" w:space="0" w:color="auto"/>
      </w:divBdr>
    </w:div>
    <w:div w:id="2097943838">
      <w:bodyDiv w:val="1"/>
      <w:marLeft w:val="0"/>
      <w:marRight w:val="0"/>
      <w:marTop w:val="0"/>
      <w:marBottom w:val="0"/>
      <w:divBdr>
        <w:top w:val="none" w:sz="0" w:space="0" w:color="auto"/>
        <w:left w:val="none" w:sz="0" w:space="0" w:color="auto"/>
        <w:bottom w:val="none" w:sz="0" w:space="0" w:color="auto"/>
        <w:right w:val="none" w:sz="0" w:space="0" w:color="auto"/>
      </w:divBdr>
    </w:div>
    <w:div w:id="2099516236">
      <w:bodyDiv w:val="1"/>
      <w:marLeft w:val="0"/>
      <w:marRight w:val="0"/>
      <w:marTop w:val="0"/>
      <w:marBottom w:val="0"/>
      <w:divBdr>
        <w:top w:val="none" w:sz="0" w:space="0" w:color="auto"/>
        <w:left w:val="none" w:sz="0" w:space="0" w:color="auto"/>
        <w:bottom w:val="none" w:sz="0" w:space="0" w:color="auto"/>
        <w:right w:val="none" w:sz="0" w:space="0" w:color="auto"/>
      </w:divBdr>
    </w:div>
    <w:div w:id="2117406548">
      <w:bodyDiv w:val="1"/>
      <w:marLeft w:val="0"/>
      <w:marRight w:val="0"/>
      <w:marTop w:val="0"/>
      <w:marBottom w:val="0"/>
      <w:divBdr>
        <w:top w:val="none" w:sz="0" w:space="0" w:color="auto"/>
        <w:left w:val="none" w:sz="0" w:space="0" w:color="auto"/>
        <w:bottom w:val="none" w:sz="0" w:space="0" w:color="auto"/>
        <w:right w:val="none" w:sz="0" w:space="0" w:color="auto"/>
      </w:divBdr>
    </w:div>
    <w:div w:id="2120442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ribbr.com/citing-sources/cite-a-journal-article/" TargetMode="External"/><Relationship Id="rId2" Type="http://schemas.openxmlformats.org/officeDocument/2006/relationships/hyperlink" Target="https://www.scribbr.com/dissertation/recommendations-in-research/" TargetMode="External"/><Relationship Id="rId1" Type="http://schemas.openxmlformats.org/officeDocument/2006/relationships/hyperlink" Target="https://www.scribbr.com/dissertation/write-conclusion/" TargetMode="External"/><Relationship Id="rId5" Type="http://schemas.openxmlformats.org/officeDocument/2006/relationships/hyperlink" Target="https://www.scribbr.com/citing-sources/cite-a-journal-article/" TargetMode="External"/><Relationship Id="rId4" Type="http://schemas.openxmlformats.org/officeDocument/2006/relationships/hyperlink" Target="https://www.scribbr.com/citing-sources/cite-a-journal-article/"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QuickStyle" Target="diagrams/quickStyle1.xml"/><Relationship Id="rId42" Type="http://schemas.openxmlformats.org/officeDocument/2006/relationships/hyperlink" Target="https://statisticsbyjim.com/regression/root-mean-square-error-rmse/" TargetMode="External"/><Relationship Id="rId47" Type="http://schemas.openxmlformats.org/officeDocument/2006/relationships/hyperlink" Target="https://doi.org/10.1007/978-3-319-18305-3_1" TargetMode="External"/><Relationship Id="rId63" Type="http://schemas.openxmlformats.org/officeDocument/2006/relationships/hyperlink" Target="https://doi.org/10.1007/978-3-031-43605-5_15" TargetMode="External"/><Relationship Id="rId68" Type="http://schemas.openxmlformats.org/officeDocument/2006/relationships/hyperlink" Target="https://www.forbes.com/sites/forbesbusinessdevelopmentcouncil/2021/02/11/preparing-for-the-unpredictable-in-food-and-agriculture/" TargetMode="External"/><Relationship Id="rId16" Type="http://schemas.openxmlformats.org/officeDocument/2006/relationships/footer" Target="footer2.xml"/><Relationship Id="rId11" Type="http://schemas.microsoft.com/office/2018/08/relationships/commentsExtensible" Target="commentsExtensible.xml"/><Relationship Id="rId32" Type="http://schemas.openxmlformats.org/officeDocument/2006/relationships/image" Target="media/image11.png"/><Relationship Id="rId37" Type="http://schemas.openxmlformats.org/officeDocument/2006/relationships/hyperlink" Target="https://ideascale.com/blog/what-is-a-decision-tree/" TargetMode="External"/><Relationship Id="rId53" Type="http://schemas.openxmlformats.org/officeDocument/2006/relationships/hyperlink" Target="https://doi.org/10.1007/s00521-024-09679-x" TargetMode="External"/><Relationship Id="rId58" Type="http://schemas.openxmlformats.org/officeDocument/2006/relationships/hyperlink" Target="https://www.researchgate.net/publication/377331491_PEST_CLASSIFICATION_AND_PREDICTION_ANALYZING_THE_IMPACT_OF_WEATHER_TO_PEST_OCCURRENCE_THROUGH_MACHINE_LEARNING" TargetMode="External"/><Relationship Id="rId74" Type="http://schemas.openxmlformats.org/officeDocument/2006/relationships/hyperlink" Target="https://doi.org/10.1007/978-3-030-49795-8_10"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doi.org/10.1093/qopen/qoac030" TargetMode="External"/><Relationship Id="rId19" Type="http://schemas.openxmlformats.org/officeDocument/2006/relationships/diagramData" Target="diagrams/data1.xml"/><Relationship Id="rId14" Type="http://schemas.openxmlformats.org/officeDocument/2006/relationships/footer" Target="footer1.xml"/><Relationship Id="rId22" Type="http://schemas.openxmlformats.org/officeDocument/2006/relationships/diagramColors" Target="diagrams/colors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oi.org/10.1007/978-3-030-56485-8_3" TargetMode="External"/><Relationship Id="rId48" Type="http://schemas.openxmlformats.org/officeDocument/2006/relationships/hyperlink" Target="https://arxiv.org/abs/1905.07848" TargetMode="External"/><Relationship Id="rId56" Type="http://schemas.openxmlformats.org/officeDocument/2006/relationships/hyperlink" Target="https://www.coursera.org/articles/data-analytics" TargetMode="External"/><Relationship Id="rId64" Type="http://schemas.openxmlformats.org/officeDocument/2006/relationships/hyperlink" Target="https://doi.org/10.1007/978-3-030-75583-6_18" TargetMode="External"/><Relationship Id="rId69" Type="http://schemas.openxmlformats.org/officeDocument/2006/relationships/hyperlink" Target="https://doi.org/10.3389/fpls.2023.1128388" TargetMode="External"/><Relationship Id="rId77" Type="http://schemas.openxmlformats.org/officeDocument/2006/relationships/image" Target="media/image18.png"/><Relationship Id="rId8" Type="http://schemas.openxmlformats.org/officeDocument/2006/relationships/comments" Target="comments.xml"/><Relationship Id="rId51" Type="http://schemas.openxmlformats.org/officeDocument/2006/relationships/hyperlink" Target="https://doi.org/10.48084/etasr.6468" TargetMode="External"/><Relationship Id="rId72" Type="http://schemas.openxmlformats.org/officeDocument/2006/relationships/hyperlink" Target="https://doi.org/10.1016/j.wace.2015.08.001" TargetMode="Externa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jpe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neptune.ai/blog/performance-metrics-in-machine-learning-complete-guide" TargetMode="External"/><Relationship Id="rId46" Type="http://schemas.openxmlformats.org/officeDocument/2006/relationships/hyperlink" Target="https://www.freecodecamp.org/news/what-is-r-squared-r2-value-meaning-and-definition/" TargetMode="External"/><Relationship Id="rId59" Type="http://schemas.openxmlformats.org/officeDocument/2006/relationships/hyperlink" Target="https://www.kansascityfed.org/documents/7023/umberger-paper.pdf" TargetMode="External"/><Relationship Id="rId67" Type="http://schemas.openxmlformats.org/officeDocument/2006/relationships/hyperlink" Target="https://www.psa.gov.ph/content/rice-and-corn-situation-and-outlook-reports" TargetMode="External"/><Relationship Id="rId20" Type="http://schemas.openxmlformats.org/officeDocument/2006/relationships/diagramLayout" Target="diagrams/layout1.xml"/><Relationship Id="rId41" Type="http://schemas.openxmlformats.org/officeDocument/2006/relationships/hyperlink" Target="https://doi.org/10.1007/978-94-009-1900-6_1" TargetMode="External"/><Relationship Id="rId54" Type="http://schemas.openxmlformats.org/officeDocument/2006/relationships/hyperlink" Target="https://doi.org/10.1007/978-981-99-7820-5_36" TargetMode="External"/><Relationship Id="rId62" Type="http://schemas.openxmlformats.org/officeDocument/2006/relationships/hyperlink" Target="https://doi.org/10.1007/s11042-024-18592-3" TargetMode="External"/><Relationship Id="rId70" Type="http://schemas.openxmlformats.org/officeDocument/2006/relationships/hyperlink" Target="https://doi.org/10.4038/kjms.v5i1.62" TargetMode="External"/><Relationship Id="rId75"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microsoft.com/office/2007/relationships/diagramDrawing" Target="diagrams/drawing1.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doi.org/10.3389/fpls.2019.00621" TargetMode="External"/><Relationship Id="rId57" Type="http://schemas.openxmlformats.org/officeDocument/2006/relationships/hyperlink" Target="https://doi.org/10.1007/s40808-023-01723-4" TargetMode="External"/><Relationship Id="rId10" Type="http://schemas.microsoft.com/office/2016/09/relationships/commentsIds" Target="commentsIds.xml"/><Relationship Id="rId31" Type="http://schemas.openxmlformats.org/officeDocument/2006/relationships/image" Target="media/image10.png"/><Relationship Id="rId44" Type="http://schemas.openxmlformats.org/officeDocument/2006/relationships/hyperlink" Target="https://doi.org/10.1038/s41586-020-2649-2" TargetMode="External"/><Relationship Id="rId52" Type="http://schemas.openxmlformats.org/officeDocument/2006/relationships/hyperlink" Target="https://doi.org/10.1051/matecconf/201817601033" TargetMode="External"/><Relationship Id="rId60" Type="http://schemas.openxmlformats.org/officeDocument/2006/relationships/hyperlink" Target="https://doi.org/10.3390/computers12010010" TargetMode="External"/><Relationship Id="rId65" Type="http://schemas.openxmlformats.org/officeDocument/2006/relationships/hyperlink" Target="https://doi.org/10.1038/s41598-024-54354-9" TargetMode="External"/><Relationship Id="rId73" Type="http://schemas.openxmlformats.org/officeDocument/2006/relationships/hyperlink" Target="https://doi.org/10.1016/j.agrformet.2012.05.005" TargetMode="External"/><Relationship Id="rId78" Type="http://schemas.openxmlformats.org/officeDocument/2006/relationships/fontTable" Target="fontTable.xml"/><Relationship Id="rId8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hyperlink" Target="https://medium.com/analytics-vidhya/random-forest-classifier-and-its-hyperparameters-8467bec755f6" TargetMode="External"/><Relationship Id="rId34" Type="http://schemas.openxmlformats.org/officeDocument/2006/relationships/image" Target="media/image13.png"/><Relationship Id="rId50" Type="http://schemas.openxmlformats.org/officeDocument/2006/relationships/hyperlink" Target="https://arxiv.org/abs/2404.15392" TargetMode="External"/><Relationship Id="rId55" Type="http://schemas.openxmlformats.org/officeDocument/2006/relationships/hyperlink" Target="https://doi.org/10.1371/journal.pone.0194889" TargetMode="External"/><Relationship Id="rId7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s://doi.org/10.1007/978-3-031-47055-4_6"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hyperlink" Target="https://www.codecademy.com/article/scikit-learn" TargetMode="External"/><Relationship Id="rId45" Type="http://schemas.openxmlformats.org/officeDocument/2006/relationships/hyperlink" Target="https://researchmethod.net/regression-analysis/" TargetMode="External"/><Relationship Id="rId66" Type="http://schemas.openxmlformats.org/officeDocument/2006/relationships/hyperlink" Target="https://doi.org/10.3390/agriculture13091855"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ECDB82-8EA1-4A9D-8F76-C88A01EB8F65}" type="doc">
      <dgm:prSet loTypeId="urn:microsoft.com/office/officeart/2005/8/layout/bProcess3" loCatId="process" qsTypeId="urn:microsoft.com/office/officeart/2005/8/quickstyle/3d3" qsCatId="3D" csTypeId="urn:microsoft.com/office/officeart/2005/8/colors/accent0_1" csCatId="mainScheme" phldr="1"/>
      <dgm:spPr/>
      <dgm:t>
        <a:bodyPr/>
        <a:lstStyle/>
        <a:p>
          <a:endParaRPr lang="en-US"/>
        </a:p>
      </dgm:t>
    </dgm:pt>
    <dgm:pt modelId="{5F472A0A-7817-40E4-829B-5E3936E40932}">
      <dgm:prSet phldrT="[Text]" custT="1"/>
      <dgm:spPr/>
      <dgm:t>
        <a:bodyPr/>
        <a:lstStyle/>
        <a:p>
          <a:r>
            <a:rPr lang="en-US" sz="1150" dirty="0"/>
            <a:t>Data Collection</a:t>
          </a:r>
        </a:p>
      </dgm:t>
    </dgm:pt>
    <dgm:pt modelId="{8E6F6C06-BE23-49EB-98A8-ABC889C40F9D}" type="parTrans" cxnId="{85FDC814-FABC-4631-AC6B-BA27B2A697DA}">
      <dgm:prSet/>
      <dgm:spPr/>
      <dgm:t>
        <a:bodyPr/>
        <a:lstStyle/>
        <a:p>
          <a:endParaRPr lang="en-US" sz="1150" dirty="0"/>
        </a:p>
      </dgm:t>
    </dgm:pt>
    <dgm:pt modelId="{053A4240-9329-4EAE-93E6-5D68FDFFAD4D}" type="sibTrans" cxnId="{85FDC814-FABC-4631-AC6B-BA27B2A697DA}">
      <dgm:prSet custT="1"/>
      <dgm:spPr/>
      <dgm:t>
        <a:bodyPr/>
        <a:lstStyle/>
        <a:p>
          <a:endParaRPr lang="en-US" sz="1150" dirty="0"/>
        </a:p>
      </dgm:t>
    </dgm:pt>
    <dgm:pt modelId="{580C6D56-E352-4BC5-919B-7D9EBBB171B0}">
      <dgm:prSet phldrT="[Text]" custT="1"/>
      <dgm:spPr/>
      <dgm:t>
        <a:bodyPr/>
        <a:lstStyle/>
        <a:p>
          <a:r>
            <a:rPr lang="en-US" sz="1150" dirty="0"/>
            <a:t>Data Preprocessing</a:t>
          </a:r>
        </a:p>
      </dgm:t>
    </dgm:pt>
    <dgm:pt modelId="{A97AA4A0-58CE-47BF-BE5D-BC20BA52C4B9}" type="parTrans" cxnId="{9DF7B7BC-305F-45E9-BEB6-DA7F597C0913}">
      <dgm:prSet/>
      <dgm:spPr/>
      <dgm:t>
        <a:bodyPr/>
        <a:lstStyle/>
        <a:p>
          <a:endParaRPr lang="en-US" sz="1150" dirty="0"/>
        </a:p>
      </dgm:t>
    </dgm:pt>
    <dgm:pt modelId="{2B267562-1117-419D-A71D-DDAD9F427CF2}" type="sibTrans" cxnId="{9DF7B7BC-305F-45E9-BEB6-DA7F597C0913}">
      <dgm:prSet custT="1"/>
      <dgm:spPr/>
      <dgm:t>
        <a:bodyPr/>
        <a:lstStyle/>
        <a:p>
          <a:endParaRPr lang="en-US" sz="1150" dirty="0"/>
        </a:p>
      </dgm:t>
    </dgm:pt>
    <dgm:pt modelId="{231254FC-8CC0-4E1E-8217-74589E6308FD}">
      <dgm:prSet phldrT="[Text]" custT="1"/>
      <dgm:spPr/>
      <dgm:t>
        <a:bodyPr/>
        <a:lstStyle/>
        <a:p>
          <a:r>
            <a:rPr lang="en-US" sz="1150" dirty="0"/>
            <a:t>Feature Engineering</a:t>
          </a:r>
        </a:p>
      </dgm:t>
    </dgm:pt>
    <dgm:pt modelId="{722C145F-AE2A-4222-9996-B5F92FA8495F}" type="parTrans" cxnId="{0EC0C052-61B5-4CC5-BFDB-4759C7FEBFE7}">
      <dgm:prSet/>
      <dgm:spPr/>
      <dgm:t>
        <a:bodyPr/>
        <a:lstStyle/>
        <a:p>
          <a:endParaRPr lang="en-US" sz="1150" dirty="0"/>
        </a:p>
      </dgm:t>
    </dgm:pt>
    <dgm:pt modelId="{51E8D719-3185-4D76-95B7-394764E1CE50}" type="sibTrans" cxnId="{0EC0C052-61B5-4CC5-BFDB-4759C7FEBFE7}">
      <dgm:prSet custT="1"/>
      <dgm:spPr/>
      <dgm:t>
        <a:bodyPr/>
        <a:lstStyle/>
        <a:p>
          <a:endParaRPr lang="en-US" sz="1150" dirty="0"/>
        </a:p>
      </dgm:t>
    </dgm:pt>
    <dgm:pt modelId="{F7C8A5BD-23E1-4EB8-BC1C-36EDE3A343EA}">
      <dgm:prSet phldrT="[Text]" custT="1"/>
      <dgm:spPr/>
      <dgm:t>
        <a:bodyPr/>
        <a:lstStyle/>
        <a:p>
          <a:r>
            <a:rPr lang="en-US" sz="1150" dirty="0"/>
            <a:t>Model Development and Training</a:t>
          </a:r>
        </a:p>
      </dgm:t>
    </dgm:pt>
    <dgm:pt modelId="{D5FDA14C-79C5-4B6A-A765-8889AAF12B0C}" type="parTrans" cxnId="{F8991EBE-1FBD-41B5-8464-7242321A2C76}">
      <dgm:prSet/>
      <dgm:spPr/>
      <dgm:t>
        <a:bodyPr/>
        <a:lstStyle/>
        <a:p>
          <a:endParaRPr lang="en-US" sz="1150" dirty="0"/>
        </a:p>
      </dgm:t>
    </dgm:pt>
    <dgm:pt modelId="{AD8C7DEC-4D99-4678-89B2-414973E8D783}" type="sibTrans" cxnId="{F8991EBE-1FBD-41B5-8464-7242321A2C76}">
      <dgm:prSet custT="1"/>
      <dgm:spPr/>
      <dgm:t>
        <a:bodyPr/>
        <a:lstStyle/>
        <a:p>
          <a:endParaRPr lang="en-US" sz="1150" dirty="0"/>
        </a:p>
      </dgm:t>
    </dgm:pt>
    <dgm:pt modelId="{1D982701-F102-4BF7-BB54-C1B01C464C07}">
      <dgm:prSet phldrT="[Text]" custT="1"/>
      <dgm:spPr/>
      <dgm:t>
        <a:bodyPr/>
        <a:lstStyle/>
        <a:p>
          <a:r>
            <a:rPr lang="en-US" sz="1150" dirty="0"/>
            <a:t>Model Evaluation</a:t>
          </a:r>
        </a:p>
      </dgm:t>
    </dgm:pt>
    <dgm:pt modelId="{1CEE5521-6866-461C-845A-87CF8EBEE0BD}" type="parTrans" cxnId="{EBD1A823-1902-4A37-B083-D7FF1DD0589B}">
      <dgm:prSet/>
      <dgm:spPr/>
      <dgm:t>
        <a:bodyPr/>
        <a:lstStyle/>
        <a:p>
          <a:endParaRPr lang="en-US" sz="1150" dirty="0"/>
        </a:p>
      </dgm:t>
    </dgm:pt>
    <dgm:pt modelId="{050BA54F-E1E8-416C-8C01-1D3D5FFE543C}" type="sibTrans" cxnId="{EBD1A823-1902-4A37-B083-D7FF1DD0589B}">
      <dgm:prSet custT="1"/>
      <dgm:spPr/>
      <dgm:t>
        <a:bodyPr/>
        <a:lstStyle/>
        <a:p>
          <a:endParaRPr lang="en-US" sz="1150" dirty="0"/>
        </a:p>
      </dgm:t>
    </dgm:pt>
    <dgm:pt modelId="{C01CC048-8AAE-46D5-9666-E2320F2B1653}">
      <dgm:prSet phldrT="[Text]" custT="1"/>
      <dgm:spPr/>
      <dgm:t>
        <a:bodyPr/>
        <a:lstStyle/>
        <a:p>
          <a:r>
            <a:rPr lang="en-US" sz="1150" dirty="0"/>
            <a:t>Detailed Forecast Analysis</a:t>
          </a:r>
        </a:p>
      </dgm:t>
    </dgm:pt>
    <dgm:pt modelId="{59AC96F8-3B45-461F-8CB3-91C3677BECC3}" type="parTrans" cxnId="{C7A41D61-307D-4181-ACCF-C1FF79E54E7F}">
      <dgm:prSet/>
      <dgm:spPr/>
      <dgm:t>
        <a:bodyPr/>
        <a:lstStyle/>
        <a:p>
          <a:endParaRPr lang="en-US" sz="1150" dirty="0"/>
        </a:p>
      </dgm:t>
    </dgm:pt>
    <dgm:pt modelId="{7F02CD10-9DE1-4D01-888E-ADF04DBC3DD3}" type="sibTrans" cxnId="{C7A41D61-307D-4181-ACCF-C1FF79E54E7F}">
      <dgm:prSet custT="1"/>
      <dgm:spPr/>
      <dgm:t>
        <a:bodyPr/>
        <a:lstStyle/>
        <a:p>
          <a:endParaRPr lang="en-US" sz="1150" dirty="0"/>
        </a:p>
      </dgm:t>
    </dgm:pt>
    <dgm:pt modelId="{044DCE8E-AE72-4786-8792-C2BBA9BA8371}" type="pres">
      <dgm:prSet presAssocID="{0AECDB82-8EA1-4A9D-8F76-C88A01EB8F65}" presName="Name0" presStyleCnt="0">
        <dgm:presLayoutVars>
          <dgm:dir/>
          <dgm:resizeHandles val="exact"/>
        </dgm:presLayoutVars>
      </dgm:prSet>
      <dgm:spPr/>
    </dgm:pt>
    <dgm:pt modelId="{33F303D3-4482-4099-94AC-EEE4B4768398}" type="pres">
      <dgm:prSet presAssocID="{5F472A0A-7817-40E4-829B-5E3936E40932}" presName="node" presStyleLbl="node1" presStyleIdx="0" presStyleCnt="6">
        <dgm:presLayoutVars>
          <dgm:bulletEnabled val="1"/>
        </dgm:presLayoutVars>
      </dgm:prSet>
      <dgm:spPr/>
    </dgm:pt>
    <dgm:pt modelId="{B6EBCA00-0DB0-45AB-8E33-E9E4EC6A661A}" type="pres">
      <dgm:prSet presAssocID="{053A4240-9329-4EAE-93E6-5D68FDFFAD4D}" presName="sibTrans" presStyleLbl="sibTrans1D1" presStyleIdx="0" presStyleCnt="5"/>
      <dgm:spPr/>
    </dgm:pt>
    <dgm:pt modelId="{3634AE03-E7D8-4BC9-89C2-8E4B7F6AC106}" type="pres">
      <dgm:prSet presAssocID="{053A4240-9329-4EAE-93E6-5D68FDFFAD4D}" presName="connectorText" presStyleLbl="sibTrans1D1" presStyleIdx="0" presStyleCnt="5"/>
      <dgm:spPr/>
    </dgm:pt>
    <dgm:pt modelId="{D7E95750-DA5D-4418-980D-F89F1CF3CF5E}" type="pres">
      <dgm:prSet presAssocID="{580C6D56-E352-4BC5-919B-7D9EBBB171B0}" presName="node" presStyleLbl="node1" presStyleIdx="1" presStyleCnt="6">
        <dgm:presLayoutVars>
          <dgm:bulletEnabled val="1"/>
        </dgm:presLayoutVars>
      </dgm:prSet>
      <dgm:spPr/>
    </dgm:pt>
    <dgm:pt modelId="{D44DAE1A-7F5E-40F6-8C91-2DC0E07E5018}" type="pres">
      <dgm:prSet presAssocID="{2B267562-1117-419D-A71D-DDAD9F427CF2}" presName="sibTrans" presStyleLbl="sibTrans1D1" presStyleIdx="1" presStyleCnt="5"/>
      <dgm:spPr/>
    </dgm:pt>
    <dgm:pt modelId="{F2954427-DA9D-4E68-82BE-59FCC9EE8705}" type="pres">
      <dgm:prSet presAssocID="{2B267562-1117-419D-A71D-DDAD9F427CF2}" presName="connectorText" presStyleLbl="sibTrans1D1" presStyleIdx="1" presStyleCnt="5"/>
      <dgm:spPr/>
    </dgm:pt>
    <dgm:pt modelId="{A6F1628E-9537-46A8-99B0-6ACB058BEA3F}" type="pres">
      <dgm:prSet presAssocID="{231254FC-8CC0-4E1E-8217-74589E6308FD}" presName="node" presStyleLbl="node1" presStyleIdx="2" presStyleCnt="6">
        <dgm:presLayoutVars>
          <dgm:bulletEnabled val="1"/>
        </dgm:presLayoutVars>
      </dgm:prSet>
      <dgm:spPr/>
    </dgm:pt>
    <dgm:pt modelId="{AEEE7CA3-80BC-4502-B9A0-2364AFD36759}" type="pres">
      <dgm:prSet presAssocID="{51E8D719-3185-4D76-95B7-394764E1CE50}" presName="sibTrans" presStyleLbl="sibTrans1D1" presStyleIdx="2" presStyleCnt="5"/>
      <dgm:spPr/>
    </dgm:pt>
    <dgm:pt modelId="{2A6512A7-5B1A-4170-B6C6-CA040F6A05FE}" type="pres">
      <dgm:prSet presAssocID="{51E8D719-3185-4D76-95B7-394764E1CE50}" presName="connectorText" presStyleLbl="sibTrans1D1" presStyleIdx="2" presStyleCnt="5"/>
      <dgm:spPr/>
    </dgm:pt>
    <dgm:pt modelId="{538ABD23-C245-4BF4-A9D5-0EC08812FFD2}" type="pres">
      <dgm:prSet presAssocID="{F7C8A5BD-23E1-4EB8-BC1C-36EDE3A343EA}" presName="node" presStyleLbl="node1" presStyleIdx="3" presStyleCnt="6">
        <dgm:presLayoutVars>
          <dgm:bulletEnabled val="1"/>
        </dgm:presLayoutVars>
      </dgm:prSet>
      <dgm:spPr/>
    </dgm:pt>
    <dgm:pt modelId="{456A4FD6-F7CC-4661-85C9-C7CB6C0B42C5}" type="pres">
      <dgm:prSet presAssocID="{AD8C7DEC-4D99-4678-89B2-414973E8D783}" presName="sibTrans" presStyleLbl="sibTrans1D1" presStyleIdx="3" presStyleCnt="5"/>
      <dgm:spPr/>
    </dgm:pt>
    <dgm:pt modelId="{F49B37BF-8A8D-408E-A3EE-20FFD4F83F32}" type="pres">
      <dgm:prSet presAssocID="{AD8C7DEC-4D99-4678-89B2-414973E8D783}" presName="connectorText" presStyleLbl="sibTrans1D1" presStyleIdx="3" presStyleCnt="5"/>
      <dgm:spPr/>
    </dgm:pt>
    <dgm:pt modelId="{BE85FFBC-DF73-4818-AA36-76A346348BE6}" type="pres">
      <dgm:prSet presAssocID="{1D982701-F102-4BF7-BB54-C1B01C464C07}" presName="node" presStyleLbl="node1" presStyleIdx="4" presStyleCnt="6">
        <dgm:presLayoutVars>
          <dgm:bulletEnabled val="1"/>
        </dgm:presLayoutVars>
      </dgm:prSet>
      <dgm:spPr/>
    </dgm:pt>
    <dgm:pt modelId="{53E615B4-5804-475B-877D-B0CAE6EAB5FE}" type="pres">
      <dgm:prSet presAssocID="{050BA54F-E1E8-416C-8C01-1D3D5FFE543C}" presName="sibTrans" presStyleLbl="sibTrans1D1" presStyleIdx="4" presStyleCnt="5"/>
      <dgm:spPr/>
    </dgm:pt>
    <dgm:pt modelId="{8CA8FE7D-E329-42D5-942D-5F9EDF8B9219}" type="pres">
      <dgm:prSet presAssocID="{050BA54F-E1E8-416C-8C01-1D3D5FFE543C}" presName="connectorText" presStyleLbl="sibTrans1D1" presStyleIdx="4" presStyleCnt="5"/>
      <dgm:spPr/>
    </dgm:pt>
    <dgm:pt modelId="{5716DDD4-27CA-4C6B-B088-81D793DD67E1}" type="pres">
      <dgm:prSet presAssocID="{C01CC048-8AAE-46D5-9666-E2320F2B1653}" presName="node" presStyleLbl="node1" presStyleIdx="5" presStyleCnt="6">
        <dgm:presLayoutVars>
          <dgm:bulletEnabled val="1"/>
        </dgm:presLayoutVars>
      </dgm:prSet>
      <dgm:spPr/>
    </dgm:pt>
  </dgm:ptLst>
  <dgm:cxnLst>
    <dgm:cxn modelId="{ED142701-A5C6-478A-87E5-7273D3D57EB5}" type="presOf" srcId="{F7C8A5BD-23E1-4EB8-BC1C-36EDE3A343EA}" destId="{538ABD23-C245-4BF4-A9D5-0EC08812FFD2}" srcOrd="0" destOrd="0" presId="urn:microsoft.com/office/officeart/2005/8/layout/bProcess3"/>
    <dgm:cxn modelId="{7ACB5009-46FE-4734-9BAF-7D81E5C85019}" type="presOf" srcId="{1D982701-F102-4BF7-BB54-C1B01C464C07}" destId="{BE85FFBC-DF73-4818-AA36-76A346348BE6}" srcOrd="0" destOrd="0" presId="urn:microsoft.com/office/officeart/2005/8/layout/bProcess3"/>
    <dgm:cxn modelId="{85FDC814-FABC-4631-AC6B-BA27B2A697DA}" srcId="{0AECDB82-8EA1-4A9D-8F76-C88A01EB8F65}" destId="{5F472A0A-7817-40E4-829B-5E3936E40932}" srcOrd="0" destOrd="0" parTransId="{8E6F6C06-BE23-49EB-98A8-ABC889C40F9D}" sibTransId="{053A4240-9329-4EAE-93E6-5D68FDFFAD4D}"/>
    <dgm:cxn modelId="{4DAEBF15-4214-4095-8F12-36F126F0DD25}" type="presOf" srcId="{AD8C7DEC-4D99-4678-89B2-414973E8D783}" destId="{456A4FD6-F7CC-4661-85C9-C7CB6C0B42C5}" srcOrd="0" destOrd="0" presId="urn:microsoft.com/office/officeart/2005/8/layout/bProcess3"/>
    <dgm:cxn modelId="{311EFE17-D07D-4A67-9AD0-4601A5D73FCA}" type="presOf" srcId="{5F472A0A-7817-40E4-829B-5E3936E40932}" destId="{33F303D3-4482-4099-94AC-EEE4B4768398}" srcOrd="0" destOrd="0" presId="urn:microsoft.com/office/officeart/2005/8/layout/bProcess3"/>
    <dgm:cxn modelId="{EBD1A823-1902-4A37-B083-D7FF1DD0589B}" srcId="{0AECDB82-8EA1-4A9D-8F76-C88A01EB8F65}" destId="{1D982701-F102-4BF7-BB54-C1B01C464C07}" srcOrd="4" destOrd="0" parTransId="{1CEE5521-6866-461C-845A-87CF8EBEE0BD}" sibTransId="{050BA54F-E1E8-416C-8C01-1D3D5FFE543C}"/>
    <dgm:cxn modelId="{6E676331-FA52-471B-8DF4-8A1E9126C114}" type="presOf" srcId="{053A4240-9329-4EAE-93E6-5D68FDFFAD4D}" destId="{B6EBCA00-0DB0-45AB-8E33-E9E4EC6A661A}" srcOrd="0" destOrd="0" presId="urn:microsoft.com/office/officeart/2005/8/layout/bProcess3"/>
    <dgm:cxn modelId="{C7A41D61-307D-4181-ACCF-C1FF79E54E7F}" srcId="{0AECDB82-8EA1-4A9D-8F76-C88A01EB8F65}" destId="{C01CC048-8AAE-46D5-9666-E2320F2B1653}" srcOrd="5" destOrd="0" parTransId="{59AC96F8-3B45-461F-8CB3-91C3677BECC3}" sibTransId="{7F02CD10-9DE1-4D01-888E-ADF04DBC3DD3}"/>
    <dgm:cxn modelId="{222FFF62-3ADB-482E-AC96-A96CD132D556}" type="presOf" srcId="{2B267562-1117-419D-A71D-DDAD9F427CF2}" destId="{F2954427-DA9D-4E68-82BE-59FCC9EE8705}" srcOrd="1" destOrd="0" presId="urn:microsoft.com/office/officeart/2005/8/layout/bProcess3"/>
    <dgm:cxn modelId="{20E42F68-6DB7-4FA2-AD30-5D2BC60A6040}" type="presOf" srcId="{0AECDB82-8EA1-4A9D-8F76-C88A01EB8F65}" destId="{044DCE8E-AE72-4786-8792-C2BBA9BA8371}" srcOrd="0" destOrd="0" presId="urn:microsoft.com/office/officeart/2005/8/layout/bProcess3"/>
    <dgm:cxn modelId="{A11A134A-9473-43A3-82F5-6394A9E4F185}" type="presOf" srcId="{231254FC-8CC0-4E1E-8217-74589E6308FD}" destId="{A6F1628E-9537-46A8-99B0-6ACB058BEA3F}" srcOrd="0" destOrd="0" presId="urn:microsoft.com/office/officeart/2005/8/layout/bProcess3"/>
    <dgm:cxn modelId="{0EC0C052-61B5-4CC5-BFDB-4759C7FEBFE7}" srcId="{0AECDB82-8EA1-4A9D-8F76-C88A01EB8F65}" destId="{231254FC-8CC0-4E1E-8217-74589E6308FD}" srcOrd="2" destOrd="0" parTransId="{722C145F-AE2A-4222-9996-B5F92FA8495F}" sibTransId="{51E8D719-3185-4D76-95B7-394764E1CE50}"/>
    <dgm:cxn modelId="{AEE6F875-3B77-4B66-A50C-9B952B4D2A12}" type="presOf" srcId="{050BA54F-E1E8-416C-8C01-1D3D5FFE543C}" destId="{8CA8FE7D-E329-42D5-942D-5F9EDF8B9219}" srcOrd="1" destOrd="0" presId="urn:microsoft.com/office/officeart/2005/8/layout/bProcess3"/>
    <dgm:cxn modelId="{D80D1E83-D8D0-44CA-9615-B5780ECBE412}" type="presOf" srcId="{2B267562-1117-419D-A71D-DDAD9F427CF2}" destId="{D44DAE1A-7F5E-40F6-8C91-2DC0E07E5018}" srcOrd="0" destOrd="0" presId="urn:microsoft.com/office/officeart/2005/8/layout/bProcess3"/>
    <dgm:cxn modelId="{36C78E88-1EDA-4835-8CC1-07A5015E6BEC}" type="presOf" srcId="{580C6D56-E352-4BC5-919B-7D9EBBB171B0}" destId="{D7E95750-DA5D-4418-980D-F89F1CF3CF5E}" srcOrd="0" destOrd="0" presId="urn:microsoft.com/office/officeart/2005/8/layout/bProcess3"/>
    <dgm:cxn modelId="{01BF6493-EFCE-414F-AD9A-39F02949CD52}" type="presOf" srcId="{050BA54F-E1E8-416C-8C01-1D3D5FFE543C}" destId="{53E615B4-5804-475B-877D-B0CAE6EAB5FE}" srcOrd="0" destOrd="0" presId="urn:microsoft.com/office/officeart/2005/8/layout/bProcess3"/>
    <dgm:cxn modelId="{2BAEBF99-42D7-41F9-8AB1-3F0CD23B564A}" type="presOf" srcId="{AD8C7DEC-4D99-4678-89B2-414973E8D783}" destId="{F49B37BF-8A8D-408E-A3EE-20FFD4F83F32}" srcOrd="1" destOrd="0" presId="urn:microsoft.com/office/officeart/2005/8/layout/bProcess3"/>
    <dgm:cxn modelId="{D27A6A9F-9523-4101-BE0E-6F1F06FC8333}" type="presOf" srcId="{053A4240-9329-4EAE-93E6-5D68FDFFAD4D}" destId="{3634AE03-E7D8-4BC9-89C2-8E4B7F6AC106}" srcOrd="1" destOrd="0" presId="urn:microsoft.com/office/officeart/2005/8/layout/bProcess3"/>
    <dgm:cxn modelId="{6237A39F-2BB3-4589-9E72-D14361F8619A}" type="presOf" srcId="{51E8D719-3185-4D76-95B7-394764E1CE50}" destId="{2A6512A7-5B1A-4170-B6C6-CA040F6A05FE}" srcOrd="1" destOrd="0" presId="urn:microsoft.com/office/officeart/2005/8/layout/bProcess3"/>
    <dgm:cxn modelId="{FDC754A4-0F8D-4DCB-ABBC-D759566928E6}" type="presOf" srcId="{C01CC048-8AAE-46D5-9666-E2320F2B1653}" destId="{5716DDD4-27CA-4C6B-B088-81D793DD67E1}" srcOrd="0" destOrd="0" presId="urn:microsoft.com/office/officeart/2005/8/layout/bProcess3"/>
    <dgm:cxn modelId="{9DF7B7BC-305F-45E9-BEB6-DA7F597C0913}" srcId="{0AECDB82-8EA1-4A9D-8F76-C88A01EB8F65}" destId="{580C6D56-E352-4BC5-919B-7D9EBBB171B0}" srcOrd="1" destOrd="0" parTransId="{A97AA4A0-58CE-47BF-BE5D-BC20BA52C4B9}" sibTransId="{2B267562-1117-419D-A71D-DDAD9F427CF2}"/>
    <dgm:cxn modelId="{F8991EBE-1FBD-41B5-8464-7242321A2C76}" srcId="{0AECDB82-8EA1-4A9D-8F76-C88A01EB8F65}" destId="{F7C8A5BD-23E1-4EB8-BC1C-36EDE3A343EA}" srcOrd="3" destOrd="0" parTransId="{D5FDA14C-79C5-4B6A-A765-8889AAF12B0C}" sibTransId="{AD8C7DEC-4D99-4678-89B2-414973E8D783}"/>
    <dgm:cxn modelId="{FCA8E3C4-E0AF-42D6-9E37-47CDBD78EC7A}" type="presOf" srcId="{51E8D719-3185-4D76-95B7-394764E1CE50}" destId="{AEEE7CA3-80BC-4502-B9A0-2364AFD36759}" srcOrd="0" destOrd="0" presId="urn:microsoft.com/office/officeart/2005/8/layout/bProcess3"/>
    <dgm:cxn modelId="{347427D2-8A34-4E4E-84EE-32CB17E60686}" type="presParOf" srcId="{044DCE8E-AE72-4786-8792-C2BBA9BA8371}" destId="{33F303D3-4482-4099-94AC-EEE4B4768398}" srcOrd="0" destOrd="0" presId="urn:microsoft.com/office/officeart/2005/8/layout/bProcess3"/>
    <dgm:cxn modelId="{608C5E6C-2393-4C96-9D97-2588B7638655}" type="presParOf" srcId="{044DCE8E-AE72-4786-8792-C2BBA9BA8371}" destId="{B6EBCA00-0DB0-45AB-8E33-E9E4EC6A661A}" srcOrd="1" destOrd="0" presId="urn:microsoft.com/office/officeart/2005/8/layout/bProcess3"/>
    <dgm:cxn modelId="{331FD580-66AA-4C76-8CC2-C2FF96D76719}" type="presParOf" srcId="{B6EBCA00-0DB0-45AB-8E33-E9E4EC6A661A}" destId="{3634AE03-E7D8-4BC9-89C2-8E4B7F6AC106}" srcOrd="0" destOrd="0" presId="urn:microsoft.com/office/officeart/2005/8/layout/bProcess3"/>
    <dgm:cxn modelId="{FC39685A-9A1E-4662-A2FF-C510C7136693}" type="presParOf" srcId="{044DCE8E-AE72-4786-8792-C2BBA9BA8371}" destId="{D7E95750-DA5D-4418-980D-F89F1CF3CF5E}" srcOrd="2" destOrd="0" presId="urn:microsoft.com/office/officeart/2005/8/layout/bProcess3"/>
    <dgm:cxn modelId="{25CEAA48-D45E-48D2-A399-886D62C0E0D0}" type="presParOf" srcId="{044DCE8E-AE72-4786-8792-C2BBA9BA8371}" destId="{D44DAE1A-7F5E-40F6-8C91-2DC0E07E5018}" srcOrd="3" destOrd="0" presId="urn:microsoft.com/office/officeart/2005/8/layout/bProcess3"/>
    <dgm:cxn modelId="{38032CD2-AAFD-432D-831C-C8F8EAC888CF}" type="presParOf" srcId="{D44DAE1A-7F5E-40F6-8C91-2DC0E07E5018}" destId="{F2954427-DA9D-4E68-82BE-59FCC9EE8705}" srcOrd="0" destOrd="0" presId="urn:microsoft.com/office/officeart/2005/8/layout/bProcess3"/>
    <dgm:cxn modelId="{37B0572B-E817-49AC-9A85-E482ECACC8D6}" type="presParOf" srcId="{044DCE8E-AE72-4786-8792-C2BBA9BA8371}" destId="{A6F1628E-9537-46A8-99B0-6ACB058BEA3F}" srcOrd="4" destOrd="0" presId="urn:microsoft.com/office/officeart/2005/8/layout/bProcess3"/>
    <dgm:cxn modelId="{6286FC32-891B-4B09-BC8D-858A756EDBFE}" type="presParOf" srcId="{044DCE8E-AE72-4786-8792-C2BBA9BA8371}" destId="{AEEE7CA3-80BC-4502-B9A0-2364AFD36759}" srcOrd="5" destOrd="0" presId="urn:microsoft.com/office/officeart/2005/8/layout/bProcess3"/>
    <dgm:cxn modelId="{EE563690-D9C9-4D6B-9ACD-B6A17C8CEF4A}" type="presParOf" srcId="{AEEE7CA3-80BC-4502-B9A0-2364AFD36759}" destId="{2A6512A7-5B1A-4170-B6C6-CA040F6A05FE}" srcOrd="0" destOrd="0" presId="urn:microsoft.com/office/officeart/2005/8/layout/bProcess3"/>
    <dgm:cxn modelId="{8BD7F51F-B947-4AE0-B6AA-94D0976AAADB}" type="presParOf" srcId="{044DCE8E-AE72-4786-8792-C2BBA9BA8371}" destId="{538ABD23-C245-4BF4-A9D5-0EC08812FFD2}" srcOrd="6" destOrd="0" presId="urn:microsoft.com/office/officeart/2005/8/layout/bProcess3"/>
    <dgm:cxn modelId="{269D332B-6324-4AA4-86EA-ACBCCDB135BE}" type="presParOf" srcId="{044DCE8E-AE72-4786-8792-C2BBA9BA8371}" destId="{456A4FD6-F7CC-4661-85C9-C7CB6C0B42C5}" srcOrd="7" destOrd="0" presId="urn:microsoft.com/office/officeart/2005/8/layout/bProcess3"/>
    <dgm:cxn modelId="{E92F0BF2-A6CE-45E1-AB48-50566728E688}" type="presParOf" srcId="{456A4FD6-F7CC-4661-85C9-C7CB6C0B42C5}" destId="{F49B37BF-8A8D-408E-A3EE-20FFD4F83F32}" srcOrd="0" destOrd="0" presId="urn:microsoft.com/office/officeart/2005/8/layout/bProcess3"/>
    <dgm:cxn modelId="{07392884-0B92-4235-8752-7419329F654B}" type="presParOf" srcId="{044DCE8E-AE72-4786-8792-C2BBA9BA8371}" destId="{BE85FFBC-DF73-4818-AA36-76A346348BE6}" srcOrd="8" destOrd="0" presId="urn:microsoft.com/office/officeart/2005/8/layout/bProcess3"/>
    <dgm:cxn modelId="{0C7668D6-754C-4490-A4DB-5465551C9E09}" type="presParOf" srcId="{044DCE8E-AE72-4786-8792-C2BBA9BA8371}" destId="{53E615B4-5804-475B-877D-B0CAE6EAB5FE}" srcOrd="9" destOrd="0" presId="urn:microsoft.com/office/officeart/2005/8/layout/bProcess3"/>
    <dgm:cxn modelId="{EE2CAEE4-CCDF-4A66-91CB-6266EF286BBB}" type="presParOf" srcId="{53E615B4-5804-475B-877D-B0CAE6EAB5FE}" destId="{8CA8FE7D-E329-42D5-942D-5F9EDF8B9219}" srcOrd="0" destOrd="0" presId="urn:microsoft.com/office/officeart/2005/8/layout/bProcess3"/>
    <dgm:cxn modelId="{C6B86ED5-42D8-4D6D-BF50-01E031102E9D}" type="presParOf" srcId="{044DCE8E-AE72-4786-8792-C2BBA9BA8371}" destId="{5716DDD4-27CA-4C6B-B088-81D793DD67E1}" srcOrd="10" destOrd="0" presId="urn:microsoft.com/office/officeart/2005/8/layout/bProcess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EBCA00-0DB0-45AB-8E33-E9E4EC6A661A}">
      <dsp:nvSpPr>
        <dsp:cNvPr id="0" name=""/>
        <dsp:cNvSpPr/>
      </dsp:nvSpPr>
      <dsp:spPr>
        <a:xfrm>
          <a:off x="1606993" y="377196"/>
          <a:ext cx="293404" cy="91440"/>
        </a:xfrm>
        <a:custGeom>
          <a:avLst/>
          <a:gdLst/>
          <a:ahLst/>
          <a:cxnLst/>
          <a:rect l="0" t="0" r="0" b="0"/>
          <a:pathLst>
            <a:path>
              <a:moveTo>
                <a:pt x="0" y="45720"/>
              </a:moveTo>
              <a:lnTo>
                <a:pt x="293404"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1745595" y="421296"/>
        <a:ext cx="16200" cy="3240"/>
      </dsp:txXfrm>
    </dsp:sp>
    <dsp:sp modelId="{33F303D3-4482-4099-94AC-EEE4B4768398}">
      <dsp:nvSpPr>
        <dsp:cNvPr id="0" name=""/>
        <dsp:cNvSpPr/>
      </dsp:nvSpPr>
      <dsp:spPr>
        <a:xfrm>
          <a:off x="200078" y="302"/>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Data Collection</a:t>
          </a:r>
        </a:p>
      </dsp:txBody>
      <dsp:txXfrm>
        <a:off x="200078" y="302"/>
        <a:ext cx="1408714" cy="845228"/>
      </dsp:txXfrm>
    </dsp:sp>
    <dsp:sp modelId="{D44DAE1A-7F5E-40F6-8C91-2DC0E07E5018}">
      <dsp:nvSpPr>
        <dsp:cNvPr id="0" name=""/>
        <dsp:cNvSpPr/>
      </dsp:nvSpPr>
      <dsp:spPr>
        <a:xfrm>
          <a:off x="3339712" y="377196"/>
          <a:ext cx="293404" cy="91440"/>
        </a:xfrm>
        <a:custGeom>
          <a:avLst/>
          <a:gdLst/>
          <a:ahLst/>
          <a:cxnLst/>
          <a:rect l="0" t="0" r="0" b="0"/>
          <a:pathLst>
            <a:path>
              <a:moveTo>
                <a:pt x="0" y="45720"/>
              </a:moveTo>
              <a:lnTo>
                <a:pt x="293404"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3478314" y="421296"/>
        <a:ext cx="16200" cy="3240"/>
      </dsp:txXfrm>
    </dsp:sp>
    <dsp:sp modelId="{D7E95750-DA5D-4418-980D-F89F1CF3CF5E}">
      <dsp:nvSpPr>
        <dsp:cNvPr id="0" name=""/>
        <dsp:cNvSpPr/>
      </dsp:nvSpPr>
      <dsp:spPr>
        <a:xfrm>
          <a:off x="1932797" y="302"/>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Data Preprocessing</a:t>
          </a:r>
        </a:p>
      </dsp:txBody>
      <dsp:txXfrm>
        <a:off x="1932797" y="302"/>
        <a:ext cx="1408714" cy="845228"/>
      </dsp:txXfrm>
    </dsp:sp>
    <dsp:sp modelId="{AEEE7CA3-80BC-4502-B9A0-2364AFD36759}">
      <dsp:nvSpPr>
        <dsp:cNvPr id="0" name=""/>
        <dsp:cNvSpPr/>
      </dsp:nvSpPr>
      <dsp:spPr>
        <a:xfrm>
          <a:off x="904436" y="843730"/>
          <a:ext cx="3465437" cy="293404"/>
        </a:xfrm>
        <a:custGeom>
          <a:avLst/>
          <a:gdLst/>
          <a:ahLst/>
          <a:cxnLst/>
          <a:rect l="0" t="0" r="0" b="0"/>
          <a:pathLst>
            <a:path>
              <a:moveTo>
                <a:pt x="3465437" y="0"/>
              </a:moveTo>
              <a:lnTo>
                <a:pt x="3465437" y="163802"/>
              </a:lnTo>
              <a:lnTo>
                <a:pt x="0" y="163802"/>
              </a:lnTo>
              <a:lnTo>
                <a:pt x="0" y="293404"/>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2550141" y="988812"/>
        <a:ext cx="174027" cy="3240"/>
      </dsp:txXfrm>
    </dsp:sp>
    <dsp:sp modelId="{A6F1628E-9537-46A8-99B0-6ACB058BEA3F}">
      <dsp:nvSpPr>
        <dsp:cNvPr id="0" name=""/>
        <dsp:cNvSpPr/>
      </dsp:nvSpPr>
      <dsp:spPr>
        <a:xfrm>
          <a:off x="3665516" y="302"/>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Feature Engineering</a:t>
          </a:r>
        </a:p>
      </dsp:txBody>
      <dsp:txXfrm>
        <a:off x="3665516" y="302"/>
        <a:ext cx="1408714" cy="845228"/>
      </dsp:txXfrm>
    </dsp:sp>
    <dsp:sp modelId="{456A4FD6-F7CC-4661-85C9-C7CB6C0B42C5}">
      <dsp:nvSpPr>
        <dsp:cNvPr id="0" name=""/>
        <dsp:cNvSpPr/>
      </dsp:nvSpPr>
      <dsp:spPr>
        <a:xfrm>
          <a:off x="1606993" y="1546429"/>
          <a:ext cx="293404" cy="91440"/>
        </a:xfrm>
        <a:custGeom>
          <a:avLst/>
          <a:gdLst/>
          <a:ahLst/>
          <a:cxnLst/>
          <a:rect l="0" t="0" r="0" b="0"/>
          <a:pathLst>
            <a:path>
              <a:moveTo>
                <a:pt x="0" y="45720"/>
              </a:moveTo>
              <a:lnTo>
                <a:pt x="293404"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1745595" y="1590529"/>
        <a:ext cx="16200" cy="3240"/>
      </dsp:txXfrm>
    </dsp:sp>
    <dsp:sp modelId="{538ABD23-C245-4BF4-A9D5-0EC08812FFD2}">
      <dsp:nvSpPr>
        <dsp:cNvPr id="0" name=""/>
        <dsp:cNvSpPr/>
      </dsp:nvSpPr>
      <dsp:spPr>
        <a:xfrm>
          <a:off x="200078" y="1169535"/>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Model Development and Training</a:t>
          </a:r>
        </a:p>
      </dsp:txBody>
      <dsp:txXfrm>
        <a:off x="200078" y="1169535"/>
        <a:ext cx="1408714" cy="845228"/>
      </dsp:txXfrm>
    </dsp:sp>
    <dsp:sp modelId="{53E615B4-5804-475B-877D-B0CAE6EAB5FE}">
      <dsp:nvSpPr>
        <dsp:cNvPr id="0" name=""/>
        <dsp:cNvSpPr/>
      </dsp:nvSpPr>
      <dsp:spPr>
        <a:xfrm>
          <a:off x="3339712" y="1546429"/>
          <a:ext cx="293404" cy="91440"/>
        </a:xfrm>
        <a:custGeom>
          <a:avLst/>
          <a:gdLst/>
          <a:ahLst/>
          <a:cxnLst/>
          <a:rect l="0" t="0" r="0" b="0"/>
          <a:pathLst>
            <a:path>
              <a:moveTo>
                <a:pt x="0" y="45720"/>
              </a:moveTo>
              <a:lnTo>
                <a:pt x="293404"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11175">
            <a:lnSpc>
              <a:spcPct val="90000"/>
            </a:lnSpc>
            <a:spcBef>
              <a:spcPct val="0"/>
            </a:spcBef>
            <a:spcAft>
              <a:spcPct val="35000"/>
            </a:spcAft>
            <a:buNone/>
          </a:pPr>
          <a:endParaRPr lang="en-US" sz="1150" kern="1200" dirty="0"/>
        </a:p>
      </dsp:txBody>
      <dsp:txXfrm>
        <a:off x="3478314" y="1590529"/>
        <a:ext cx="16200" cy="3240"/>
      </dsp:txXfrm>
    </dsp:sp>
    <dsp:sp modelId="{BE85FFBC-DF73-4818-AA36-76A346348BE6}">
      <dsp:nvSpPr>
        <dsp:cNvPr id="0" name=""/>
        <dsp:cNvSpPr/>
      </dsp:nvSpPr>
      <dsp:spPr>
        <a:xfrm>
          <a:off x="1932797" y="1169535"/>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Model Evaluation</a:t>
          </a:r>
        </a:p>
      </dsp:txBody>
      <dsp:txXfrm>
        <a:off x="1932797" y="1169535"/>
        <a:ext cx="1408714" cy="845228"/>
      </dsp:txXfrm>
    </dsp:sp>
    <dsp:sp modelId="{5716DDD4-27CA-4C6B-B088-81D793DD67E1}">
      <dsp:nvSpPr>
        <dsp:cNvPr id="0" name=""/>
        <dsp:cNvSpPr/>
      </dsp:nvSpPr>
      <dsp:spPr>
        <a:xfrm>
          <a:off x="3665516" y="1169535"/>
          <a:ext cx="1408714" cy="845228"/>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11175">
            <a:lnSpc>
              <a:spcPct val="90000"/>
            </a:lnSpc>
            <a:spcBef>
              <a:spcPct val="0"/>
            </a:spcBef>
            <a:spcAft>
              <a:spcPct val="35000"/>
            </a:spcAft>
            <a:buNone/>
          </a:pPr>
          <a:r>
            <a:rPr lang="en-US" sz="1150" kern="1200" dirty="0"/>
            <a:t>Detailed Forecast Analysis</a:t>
          </a:r>
        </a:p>
      </dsp:txBody>
      <dsp:txXfrm>
        <a:off x="3665516" y="1169535"/>
        <a:ext cx="1408714" cy="845228"/>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CE64D12DDA846FF872486319C38C765"/>
        <w:category>
          <w:name w:val="General"/>
          <w:gallery w:val="placeholder"/>
        </w:category>
        <w:types>
          <w:type w:val="bbPlcHdr"/>
        </w:types>
        <w:behaviors>
          <w:behavior w:val="content"/>
        </w:behaviors>
        <w:guid w:val="{D03B118F-4A06-41D2-A332-7822521B2D29}"/>
      </w:docPartPr>
      <w:docPartBody>
        <w:p w:rsidR="00D62BA7" w:rsidRDefault="00B23467">
          <w:pPr>
            <w:pStyle w:val="4CE64D12DDA846FF872486319C38C765"/>
          </w:pPr>
          <w:r w:rsidRPr="0086564C">
            <w:rPr>
              <w:rStyle w:val="PlaceholderText"/>
            </w:rPr>
            <w:t>[Title]</w:t>
          </w:r>
        </w:p>
      </w:docPartBody>
    </w:docPart>
    <w:docPart>
      <w:docPartPr>
        <w:name w:val="91DFC3AE4EFF470C96F8A446A56C2266"/>
        <w:category>
          <w:name w:val="General"/>
          <w:gallery w:val="placeholder"/>
        </w:category>
        <w:types>
          <w:type w:val="bbPlcHdr"/>
        </w:types>
        <w:behaviors>
          <w:behavior w:val="content"/>
        </w:behaviors>
        <w:guid w:val="{8FF7C797-57B9-4099-8ED4-687D0C9CB307}"/>
      </w:docPartPr>
      <w:docPartBody>
        <w:p w:rsidR="00B82B4F" w:rsidRDefault="00D06353" w:rsidP="00D06353">
          <w:pPr>
            <w:pStyle w:val="91DFC3AE4EFF470C96F8A446A56C2266"/>
          </w:pPr>
          <w:r w:rsidRPr="0076770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A7"/>
    <w:rsid w:val="000133D6"/>
    <w:rsid w:val="0001666A"/>
    <w:rsid w:val="000340FD"/>
    <w:rsid w:val="00047CB1"/>
    <w:rsid w:val="00051D0C"/>
    <w:rsid w:val="00061AB1"/>
    <w:rsid w:val="0006698F"/>
    <w:rsid w:val="000B770B"/>
    <w:rsid w:val="000C1238"/>
    <w:rsid w:val="000D7A13"/>
    <w:rsid w:val="00103575"/>
    <w:rsid w:val="00123FB2"/>
    <w:rsid w:val="00137252"/>
    <w:rsid w:val="001452CE"/>
    <w:rsid w:val="00147E53"/>
    <w:rsid w:val="0016402E"/>
    <w:rsid w:val="001657A6"/>
    <w:rsid w:val="00171E99"/>
    <w:rsid w:val="001815E6"/>
    <w:rsid w:val="00194BB8"/>
    <w:rsid w:val="001950AD"/>
    <w:rsid w:val="001E03D8"/>
    <w:rsid w:val="001F4D8A"/>
    <w:rsid w:val="001F7C35"/>
    <w:rsid w:val="0024398C"/>
    <w:rsid w:val="0024604D"/>
    <w:rsid w:val="00272502"/>
    <w:rsid w:val="002801ED"/>
    <w:rsid w:val="002B0B1A"/>
    <w:rsid w:val="002E76E0"/>
    <w:rsid w:val="00306AC2"/>
    <w:rsid w:val="00311926"/>
    <w:rsid w:val="00367BC7"/>
    <w:rsid w:val="0037509C"/>
    <w:rsid w:val="00377A8D"/>
    <w:rsid w:val="00381C79"/>
    <w:rsid w:val="00383226"/>
    <w:rsid w:val="00395B7B"/>
    <w:rsid w:val="003D044B"/>
    <w:rsid w:val="003D16C7"/>
    <w:rsid w:val="003D3727"/>
    <w:rsid w:val="003E7C1B"/>
    <w:rsid w:val="00400440"/>
    <w:rsid w:val="0040080C"/>
    <w:rsid w:val="00413B49"/>
    <w:rsid w:val="00430E9A"/>
    <w:rsid w:val="00463210"/>
    <w:rsid w:val="00472EF1"/>
    <w:rsid w:val="004A26EF"/>
    <w:rsid w:val="004C2D6C"/>
    <w:rsid w:val="004C7694"/>
    <w:rsid w:val="004D3796"/>
    <w:rsid w:val="004F1B1A"/>
    <w:rsid w:val="004F2617"/>
    <w:rsid w:val="004F606E"/>
    <w:rsid w:val="004F6C5E"/>
    <w:rsid w:val="00512484"/>
    <w:rsid w:val="0052562D"/>
    <w:rsid w:val="0052591B"/>
    <w:rsid w:val="00545AC9"/>
    <w:rsid w:val="00567313"/>
    <w:rsid w:val="005910B2"/>
    <w:rsid w:val="00595C14"/>
    <w:rsid w:val="005A7005"/>
    <w:rsid w:val="005E24FE"/>
    <w:rsid w:val="005E4775"/>
    <w:rsid w:val="0060474E"/>
    <w:rsid w:val="006113DB"/>
    <w:rsid w:val="00613155"/>
    <w:rsid w:val="00613710"/>
    <w:rsid w:val="00626237"/>
    <w:rsid w:val="006532A4"/>
    <w:rsid w:val="00671230"/>
    <w:rsid w:val="00696F32"/>
    <w:rsid w:val="006A6EC8"/>
    <w:rsid w:val="006E2573"/>
    <w:rsid w:val="006E5CFF"/>
    <w:rsid w:val="00723D9C"/>
    <w:rsid w:val="00753EAB"/>
    <w:rsid w:val="007668A5"/>
    <w:rsid w:val="00777038"/>
    <w:rsid w:val="00791048"/>
    <w:rsid w:val="00794D1B"/>
    <w:rsid w:val="00795B3D"/>
    <w:rsid w:val="007A59A7"/>
    <w:rsid w:val="007B657A"/>
    <w:rsid w:val="007E17B2"/>
    <w:rsid w:val="007E475C"/>
    <w:rsid w:val="00800CCE"/>
    <w:rsid w:val="00804798"/>
    <w:rsid w:val="00812A85"/>
    <w:rsid w:val="0081743D"/>
    <w:rsid w:val="00830D28"/>
    <w:rsid w:val="00833822"/>
    <w:rsid w:val="00844993"/>
    <w:rsid w:val="00850658"/>
    <w:rsid w:val="00852233"/>
    <w:rsid w:val="00864A1A"/>
    <w:rsid w:val="00866519"/>
    <w:rsid w:val="00890200"/>
    <w:rsid w:val="008B734C"/>
    <w:rsid w:val="008E79AA"/>
    <w:rsid w:val="008F1F74"/>
    <w:rsid w:val="00946D66"/>
    <w:rsid w:val="00952C60"/>
    <w:rsid w:val="00954EA0"/>
    <w:rsid w:val="00957D92"/>
    <w:rsid w:val="00962A86"/>
    <w:rsid w:val="009E08A2"/>
    <w:rsid w:val="00A25BA1"/>
    <w:rsid w:val="00A31675"/>
    <w:rsid w:val="00A6229E"/>
    <w:rsid w:val="00A72E6F"/>
    <w:rsid w:val="00A8719D"/>
    <w:rsid w:val="00A903F2"/>
    <w:rsid w:val="00AB4A7D"/>
    <w:rsid w:val="00AC6E9F"/>
    <w:rsid w:val="00B069C9"/>
    <w:rsid w:val="00B23467"/>
    <w:rsid w:val="00B2354E"/>
    <w:rsid w:val="00B520AC"/>
    <w:rsid w:val="00B7455A"/>
    <w:rsid w:val="00B8028B"/>
    <w:rsid w:val="00B82B4F"/>
    <w:rsid w:val="00B83A06"/>
    <w:rsid w:val="00BC0573"/>
    <w:rsid w:val="00BF71F5"/>
    <w:rsid w:val="00C202C3"/>
    <w:rsid w:val="00C40C2E"/>
    <w:rsid w:val="00CB4BF8"/>
    <w:rsid w:val="00CB6B4A"/>
    <w:rsid w:val="00CD2C65"/>
    <w:rsid w:val="00CD6856"/>
    <w:rsid w:val="00CE14DF"/>
    <w:rsid w:val="00CE3FA8"/>
    <w:rsid w:val="00D003B9"/>
    <w:rsid w:val="00D06353"/>
    <w:rsid w:val="00D06C86"/>
    <w:rsid w:val="00D129CE"/>
    <w:rsid w:val="00D17EC4"/>
    <w:rsid w:val="00D62BA7"/>
    <w:rsid w:val="00D7503F"/>
    <w:rsid w:val="00DC1005"/>
    <w:rsid w:val="00DD667C"/>
    <w:rsid w:val="00E57BE4"/>
    <w:rsid w:val="00E63896"/>
    <w:rsid w:val="00E8628C"/>
    <w:rsid w:val="00EB555E"/>
    <w:rsid w:val="00EE1A08"/>
    <w:rsid w:val="00EE25AC"/>
    <w:rsid w:val="00EF4C5A"/>
    <w:rsid w:val="00F03215"/>
    <w:rsid w:val="00F0654C"/>
    <w:rsid w:val="00F10DD4"/>
    <w:rsid w:val="00F171D8"/>
    <w:rsid w:val="00F639B0"/>
    <w:rsid w:val="00FC0243"/>
    <w:rsid w:val="00FD19C6"/>
    <w:rsid w:val="00FE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6353"/>
    <w:rPr>
      <w:color w:val="808080"/>
    </w:rPr>
  </w:style>
  <w:style w:type="paragraph" w:customStyle="1" w:styleId="4CE64D12DDA846FF872486319C38C765">
    <w:name w:val="4CE64D12DDA846FF872486319C38C765"/>
  </w:style>
  <w:style w:type="paragraph" w:customStyle="1" w:styleId="91DFC3AE4EFF470C96F8A446A56C2266">
    <w:name w:val="91DFC3AE4EFF470C96F8A446A56C2266"/>
    <w:rsid w:val="00D06353"/>
    <w:pPr>
      <w:spacing w:line="278" w:lineRule="auto"/>
    </w:pPr>
    <w:rPr>
      <w:sz w:val="24"/>
      <w:szCs w:val="24"/>
      <w:lang w:val="en-PH" w:eastAsia="en-P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6BD082-A927-4BD5-9F0C-C53018A1277D}">
  <we:reference id="wa200005502" version="1.0.0.11" store="en-US" storeType="OMEX"/>
  <we:alternateReferences>
    <we:reference id="WA200005502" version="1.0.0.11" store="" storeType="OMEX"/>
  </we:alternateReferences>
  <we:properties>
    <we:property name="docId" value="&quot;yELLKn-nLxf5EQC185DPw&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3C1E6-8598-4776-827F-D607CEF44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65</Pages>
  <Words>12904</Words>
  <Characters>73041</Characters>
  <Application>Microsoft Office Word</Application>
  <DocSecurity>0</DocSecurity>
  <Lines>2356</Lines>
  <Paragraphs>1386</Paragraphs>
  <ScaleCrop>false</ScaleCrop>
  <HeadingPairs>
    <vt:vector size="2" baseType="variant">
      <vt:variant>
        <vt:lpstr>Title</vt:lpstr>
      </vt:variant>
      <vt:variant>
        <vt:i4>1</vt:i4>
      </vt:variant>
    </vt:vector>
  </HeadingPairs>
  <TitlesOfParts>
    <vt:vector size="1" baseType="lpstr">
      <vt:lpstr>Long-Term Palay and Corn Crop Yield Forecasting in the Philippines Using Machine Learning</vt:lpstr>
    </vt:vector>
  </TitlesOfParts>
  <Company/>
  <LinksUpToDate>false</LinksUpToDate>
  <CharactersWithSpaces>84559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Long-Term Palay and Corn Crop Yield Forecasting in the Philippines Using Machine Learning</dc:title>
  <dc:subject/>
  <dc:creator>Earl Peter G</dc:creator>
  <cp:keywords/>
  <dc:description/>
  <cp:lastModifiedBy>Harold Tacastacas</cp:lastModifiedBy>
  <cp:revision>7</cp:revision>
  <dcterms:created xsi:type="dcterms:W3CDTF">2024-11-20T23:17:00Z</dcterms:created>
  <dcterms:modified xsi:type="dcterms:W3CDTF">2024-11-21T02:33:00Z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15c2a8aace1beb9fbd208e6bd2d6a06a20f252ccd80c82a8ed9a8360a824259e</vt:lpwstr>
  </property>
</Properties>
</file>